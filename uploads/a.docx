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E49F7" w:rsidRPr="0049120D" w:rsidRDefault="00FE49F7" w:rsidP="000C613A">
      <w:pPr>
        <w:pStyle w:val="Heading9"/>
        <w:jc w:val="center"/>
        <w:rPr>
          <w:rFonts w:cs="David"/>
          <w:b/>
          <w:bCs/>
          <w:sz w:val="36"/>
          <w:szCs w:val="36"/>
          <w:rtl/>
        </w:rPr>
      </w:pPr>
      <w:r w:rsidRPr="0049120D">
        <w:rPr>
          <w:rFonts w:cs="David" w:hint="cs"/>
          <w:b/>
          <w:bCs/>
          <w:sz w:val="36"/>
          <w:szCs w:val="36"/>
          <w:rtl/>
        </w:rPr>
        <w:t>אגף הטכנולוגיה והלוגיסטיקה</w:t>
      </w:r>
    </w:p>
    <w:p w:rsidR="00FE49F7" w:rsidRPr="0049120D" w:rsidRDefault="00FE49F7" w:rsidP="000C613A">
      <w:pPr>
        <w:pStyle w:val="Heading9"/>
        <w:jc w:val="center"/>
        <w:rPr>
          <w:rFonts w:cs="David"/>
          <w:b/>
          <w:bCs/>
          <w:sz w:val="36"/>
          <w:szCs w:val="36"/>
          <w:u w:val="single"/>
          <w:rtl/>
        </w:rPr>
      </w:pPr>
      <w:r w:rsidRPr="0049120D">
        <w:rPr>
          <w:rFonts w:cs="David" w:hint="cs"/>
          <w:b/>
          <w:bCs/>
          <w:sz w:val="36"/>
          <w:szCs w:val="36"/>
          <w:u w:val="single"/>
          <w:rtl/>
        </w:rPr>
        <w:t>מרכז הדלק 5800</w:t>
      </w:r>
    </w:p>
    <w:p w:rsidR="00FE49F7" w:rsidRPr="0049120D" w:rsidRDefault="00FE49F7" w:rsidP="00953789">
      <w:pPr>
        <w:spacing w:line="480" w:lineRule="auto"/>
        <w:rPr>
          <w:rFonts w:cs="David"/>
          <w:sz w:val="36"/>
          <w:szCs w:val="36"/>
          <w:rtl/>
        </w:rPr>
      </w:pPr>
    </w:p>
    <w:p w:rsidR="00FE49F7" w:rsidRPr="0049120D" w:rsidRDefault="00FE49F7" w:rsidP="00953789">
      <w:pPr>
        <w:spacing w:line="480" w:lineRule="auto"/>
        <w:rPr>
          <w:rFonts w:cs="David"/>
          <w:sz w:val="36"/>
          <w:szCs w:val="36"/>
          <w:rtl/>
        </w:rPr>
      </w:pPr>
    </w:p>
    <w:p w:rsidR="00FE49F7" w:rsidRPr="0049120D" w:rsidRDefault="00FE49F7" w:rsidP="00953789">
      <w:pPr>
        <w:spacing w:line="480" w:lineRule="auto"/>
        <w:rPr>
          <w:rFonts w:cs="David"/>
          <w:sz w:val="36"/>
          <w:szCs w:val="36"/>
          <w:rtl/>
        </w:rPr>
      </w:pPr>
    </w:p>
    <w:p w:rsidR="00FE49F7" w:rsidRPr="00701302" w:rsidRDefault="00C96948" w:rsidP="002F6322">
      <w:pPr>
        <w:jc w:val="center"/>
        <w:rPr>
          <w:rFonts w:cs="David"/>
          <w:b/>
          <w:bCs/>
          <w:sz w:val="40"/>
          <w:szCs w:val="40"/>
          <w:rtl/>
        </w:rPr>
      </w:pPr>
      <w:r>
        <w:rPr>
          <w:rFonts w:ascii="Arial" w:hAnsi="Arial" w:cs="David" w:hint="cs"/>
          <w:b/>
          <w:bCs/>
          <w:sz w:val="40"/>
          <w:szCs w:val="40"/>
          <w:rtl/>
        </w:rPr>
        <w:t xml:space="preserve">נספח א' - </w:t>
      </w:r>
      <w:r w:rsidR="00FE49F7" w:rsidRPr="00701302">
        <w:rPr>
          <w:rFonts w:ascii="Arial" w:hAnsi="Arial" w:cs="David" w:hint="cs"/>
          <w:b/>
          <w:bCs/>
          <w:sz w:val="40"/>
          <w:szCs w:val="40"/>
          <w:rtl/>
        </w:rPr>
        <w:t>מסמך תכולת עבודה (</w:t>
      </w:r>
      <w:r w:rsidR="00FE49F7" w:rsidRPr="00701302">
        <w:rPr>
          <w:rFonts w:ascii="Arial" w:hAnsi="Arial" w:cs="David" w:hint="cs"/>
          <w:b/>
          <w:bCs/>
          <w:sz w:val="40"/>
          <w:szCs w:val="40"/>
        </w:rPr>
        <w:t>SOW</w:t>
      </w:r>
      <w:r w:rsidR="00FE49F7" w:rsidRPr="00701302">
        <w:rPr>
          <w:rFonts w:ascii="Arial" w:hAnsi="Arial" w:cs="David" w:hint="cs"/>
          <w:b/>
          <w:bCs/>
          <w:sz w:val="40"/>
          <w:szCs w:val="40"/>
          <w:rtl/>
        </w:rPr>
        <w:t>)</w:t>
      </w:r>
    </w:p>
    <w:p w:rsidR="00FE49F7" w:rsidRPr="00701302" w:rsidRDefault="00FE49F7" w:rsidP="002F6322">
      <w:pPr>
        <w:jc w:val="center"/>
        <w:rPr>
          <w:rFonts w:cs="David"/>
          <w:sz w:val="36"/>
          <w:szCs w:val="36"/>
          <w:rtl/>
        </w:rPr>
      </w:pPr>
    </w:p>
    <w:p w:rsidR="00FE49F7" w:rsidRPr="00701302" w:rsidRDefault="00FE49F7" w:rsidP="002F6322">
      <w:pPr>
        <w:spacing w:line="480" w:lineRule="auto"/>
        <w:ind w:left="2268" w:hanging="2268"/>
        <w:jc w:val="center"/>
        <w:rPr>
          <w:rFonts w:cs="David"/>
          <w:b/>
          <w:bCs/>
          <w:sz w:val="36"/>
          <w:szCs w:val="36"/>
          <w:rtl/>
        </w:rPr>
      </w:pPr>
      <w:r w:rsidRPr="00701302">
        <w:rPr>
          <w:rFonts w:cs="David" w:hint="cs"/>
          <w:b/>
          <w:bCs/>
          <w:sz w:val="36"/>
          <w:szCs w:val="36"/>
          <w:rtl/>
        </w:rPr>
        <w:t>מחשוב, בקרה תפעול וסליקה באמצעות מערכת שירותים מקוונים</w:t>
      </w:r>
    </w:p>
    <w:p w:rsidR="00FE49F7" w:rsidRPr="0049120D" w:rsidRDefault="00CD4C72" w:rsidP="00CD4C72">
      <w:pPr>
        <w:spacing w:line="480" w:lineRule="auto"/>
        <w:jc w:val="center"/>
        <w:rPr>
          <w:rFonts w:cs="David"/>
          <w:b/>
          <w:bCs/>
          <w:sz w:val="36"/>
          <w:szCs w:val="36"/>
          <w:rtl/>
        </w:rPr>
      </w:pPr>
      <w:r>
        <w:rPr>
          <w:rFonts w:cs="David" w:hint="cs"/>
          <w:b/>
          <w:bCs/>
          <w:sz w:val="36"/>
          <w:szCs w:val="36"/>
          <w:rtl/>
        </w:rPr>
        <w:t>20</w:t>
      </w:r>
      <w:r w:rsidR="00C96948">
        <w:rPr>
          <w:rFonts w:cs="David" w:hint="cs"/>
          <w:b/>
          <w:bCs/>
          <w:sz w:val="36"/>
          <w:szCs w:val="36"/>
          <w:rtl/>
        </w:rPr>
        <w:t xml:space="preserve"> ביוני </w:t>
      </w:r>
      <w:r w:rsidR="007268E3">
        <w:rPr>
          <w:rFonts w:cs="David" w:hint="cs"/>
          <w:b/>
          <w:bCs/>
          <w:sz w:val="36"/>
          <w:szCs w:val="36"/>
          <w:rtl/>
        </w:rPr>
        <w:t>2019</w:t>
      </w:r>
    </w:p>
    <w:p w:rsidR="00FE49F7" w:rsidRDefault="00FE49F7" w:rsidP="00953789">
      <w:pPr>
        <w:spacing w:after="280"/>
        <w:rPr>
          <w:rFonts w:cs="David"/>
          <w:b/>
          <w:bCs/>
          <w:sz w:val="24"/>
          <w:szCs w:val="24"/>
          <w:rtl/>
        </w:rPr>
      </w:pPr>
    </w:p>
    <w:p w:rsidR="00FE49F7" w:rsidRDefault="00FE49F7" w:rsidP="00953789">
      <w:pPr>
        <w:spacing w:after="280"/>
        <w:rPr>
          <w:rFonts w:cs="David"/>
          <w:b/>
          <w:bCs/>
          <w:sz w:val="24"/>
          <w:szCs w:val="24"/>
          <w:rtl/>
        </w:rPr>
      </w:pPr>
    </w:p>
    <w:p w:rsidR="00FE49F7" w:rsidRPr="006E11B5" w:rsidRDefault="00FE49F7" w:rsidP="00953789">
      <w:pPr>
        <w:spacing w:after="280"/>
        <w:rPr>
          <w:rFonts w:cs="David"/>
          <w:b/>
          <w:bCs/>
          <w:sz w:val="32"/>
          <w:szCs w:val="32"/>
          <w:u w:val="single"/>
          <w:rtl/>
        </w:rPr>
      </w:pPr>
      <w:r w:rsidRPr="006E11B5">
        <w:rPr>
          <w:rFonts w:cs="David" w:hint="cs"/>
          <w:b/>
          <w:bCs/>
          <w:sz w:val="32"/>
          <w:szCs w:val="32"/>
          <w:u w:val="single"/>
          <w:rtl/>
        </w:rPr>
        <w:t xml:space="preserve">תוכן עניינים </w:t>
      </w:r>
    </w:p>
    <w:p w:rsidR="00FE49F7" w:rsidRPr="00A37D36" w:rsidRDefault="00FE49F7" w:rsidP="00953789">
      <w:pPr>
        <w:rPr>
          <w:rFonts w:cs="David"/>
          <w:sz w:val="28"/>
          <w:szCs w:val="28"/>
          <w:u w:val="single"/>
          <w:rtl/>
        </w:rPr>
      </w:pPr>
      <w:r w:rsidRPr="00A37D36">
        <w:rPr>
          <w:rFonts w:cs="David" w:hint="cs"/>
          <w:sz w:val="28"/>
          <w:szCs w:val="28"/>
          <w:u w:val="single"/>
          <w:rtl/>
        </w:rPr>
        <w:t>פרק</w:t>
      </w:r>
      <w:r w:rsidRPr="00A37D36">
        <w:rPr>
          <w:rFonts w:cs="David" w:hint="cs"/>
          <w:sz w:val="28"/>
          <w:szCs w:val="28"/>
          <w:u w:val="single"/>
          <w:rtl/>
        </w:rPr>
        <w:tab/>
      </w:r>
      <w:r w:rsidRPr="00A37D36">
        <w:rPr>
          <w:rFonts w:cs="David" w:hint="cs"/>
          <w:sz w:val="28"/>
          <w:szCs w:val="28"/>
          <w:u w:val="single"/>
          <w:rtl/>
        </w:rPr>
        <w:tab/>
      </w:r>
      <w:r>
        <w:rPr>
          <w:rFonts w:cs="David" w:hint="cs"/>
          <w:sz w:val="28"/>
          <w:szCs w:val="28"/>
          <w:u w:val="single"/>
          <w:rtl/>
        </w:rPr>
        <w:t xml:space="preserve">              </w:t>
      </w:r>
      <w:r w:rsidRPr="00A37D36">
        <w:rPr>
          <w:rFonts w:cs="David" w:hint="cs"/>
          <w:sz w:val="28"/>
          <w:szCs w:val="28"/>
          <w:u w:val="single"/>
          <w:rtl/>
        </w:rPr>
        <w:t>תיאור</w:t>
      </w:r>
      <w:r w:rsidRPr="00A37D36">
        <w:rPr>
          <w:rFonts w:cs="David" w:hint="cs"/>
          <w:sz w:val="28"/>
          <w:szCs w:val="28"/>
          <w:u w:val="single"/>
          <w:rtl/>
        </w:rPr>
        <w:tab/>
      </w:r>
      <w:r>
        <w:rPr>
          <w:rFonts w:cs="David" w:hint="cs"/>
          <w:sz w:val="28"/>
          <w:szCs w:val="28"/>
          <w:u w:val="single"/>
          <w:rtl/>
        </w:rPr>
        <w:t xml:space="preserve">     </w:t>
      </w:r>
      <w:r w:rsidRPr="00A37D36">
        <w:rPr>
          <w:rFonts w:cs="David" w:hint="cs"/>
          <w:sz w:val="28"/>
          <w:szCs w:val="28"/>
          <w:u w:val="single"/>
          <w:rtl/>
        </w:rPr>
        <w:tab/>
      </w:r>
      <w:r w:rsidRPr="00A37D36">
        <w:rPr>
          <w:rFonts w:cs="David" w:hint="cs"/>
          <w:sz w:val="28"/>
          <w:szCs w:val="28"/>
          <w:u w:val="single"/>
          <w:rtl/>
        </w:rPr>
        <w:tab/>
      </w:r>
      <w:r>
        <w:rPr>
          <w:rFonts w:cs="David" w:hint="cs"/>
          <w:sz w:val="28"/>
          <w:szCs w:val="28"/>
          <w:u w:val="single"/>
          <w:rtl/>
        </w:rPr>
        <w:t xml:space="preserve"> </w:t>
      </w:r>
      <w:r>
        <w:rPr>
          <w:rFonts w:cs="David" w:hint="cs"/>
          <w:sz w:val="28"/>
          <w:szCs w:val="28"/>
          <w:u w:val="single"/>
          <w:rtl/>
        </w:rPr>
        <w:tab/>
      </w:r>
      <w:r>
        <w:rPr>
          <w:rFonts w:cs="David"/>
          <w:sz w:val="28"/>
          <w:szCs w:val="28"/>
          <w:u w:val="single"/>
          <w:rtl/>
        </w:rPr>
        <w:tab/>
      </w:r>
      <w:r>
        <w:rPr>
          <w:rFonts w:cs="David"/>
          <w:sz w:val="28"/>
          <w:szCs w:val="28"/>
          <w:u w:val="single"/>
          <w:rtl/>
        </w:rPr>
        <w:tab/>
      </w:r>
      <w:r>
        <w:rPr>
          <w:rFonts w:cs="David"/>
          <w:sz w:val="28"/>
          <w:szCs w:val="28"/>
          <w:u w:val="single"/>
          <w:rtl/>
        </w:rPr>
        <w:tab/>
      </w:r>
      <w:r w:rsidRPr="00A37D36">
        <w:rPr>
          <w:rFonts w:cs="David" w:hint="cs"/>
          <w:sz w:val="28"/>
          <w:szCs w:val="28"/>
          <w:u w:val="single"/>
          <w:rtl/>
        </w:rPr>
        <w:t xml:space="preserve">      </w:t>
      </w:r>
      <w:r w:rsidRPr="007277FC">
        <w:rPr>
          <w:rFonts w:cs="David" w:hint="cs"/>
          <w:sz w:val="28"/>
          <w:szCs w:val="28"/>
          <w:u w:val="single"/>
          <w:rtl/>
        </w:rPr>
        <w:t>מספר עמודים</w:t>
      </w:r>
      <w:r>
        <w:rPr>
          <w:rFonts w:cs="David" w:hint="cs"/>
          <w:sz w:val="28"/>
          <w:szCs w:val="28"/>
          <w:u w:val="single"/>
          <w:rtl/>
        </w:rPr>
        <w:t xml:space="preserve"> </w:t>
      </w:r>
    </w:p>
    <w:p w:rsidR="00FE49F7" w:rsidRPr="00A37D36" w:rsidRDefault="00FE49F7" w:rsidP="00953789">
      <w:pPr>
        <w:rPr>
          <w:rFonts w:cs="David"/>
          <w:sz w:val="28"/>
          <w:szCs w:val="28"/>
          <w:u w:val="single"/>
          <w:rtl/>
        </w:rPr>
      </w:pPr>
    </w:p>
    <w:p w:rsidR="00FE49F7" w:rsidRPr="00C648C1" w:rsidRDefault="00FE49F7" w:rsidP="00953789">
      <w:pPr>
        <w:rPr>
          <w:rFonts w:cs="David"/>
          <w:sz w:val="28"/>
          <w:szCs w:val="28"/>
          <w:rtl/>
        </w:rPr>
      </w:pPr>
      <w:r w:rsidRPr="00C648C1">
        <w:rPr>
          <w:rFonts w:cs="David" w:hint="cs"/>
          <w:sz w:val="28"/>
          <w:szCs w:val="28"/>
          <w:rtl/>
        </w:rPr>
        <w:t>פרק 1        כללי</w:t>
      </w:r>
      <w:r w:rsidRPr="00C648C1">
        <w:rPr>
          <w:rFonts w:cs="David" w:hint="cs"/>
          <w:sz w:val="28"/>
          <w:szCs w:val="28"/>
          <w:rtl/>
        </w:rPr>
        <w:tab/>
      </w:r>
      <w:r w:rsidRPr="00C648C1">
        <w:rPr>
          <w:rFonts w:cs="David" w:hint="cs"/>
          <w:sz w:val="28"/>
          <w:szCs w:val="28"/>
          <w:rtl/>
        </w:rPr>
        <w:tab/>
      </w:r>
      <w:r w:rsidRPr="00C648C1">
        <w:rPr>
          <w:rFonts w:cs="David"/>
          <w:sz w:val="28"/>
          <w:szCs w:val="28"/>
          <w:rtl/>
        </w:rPr>
        <w:tab/>
      </w:r>
      <w:r w:rsidRPr="00C648C1">
        <w:rPr>
          <w:rFonts w:cs="David"/>
          <w:sz w:val="28"/>
          <w:szCs w:val="28"/>
          <w:rtl/>
        </w:rPr>
        <w:tab/>
      </w:r>
      <w:r>
        <w:rPr>
          <w:rFonts w:cs="David" w:hint="cs"/>
          <w:sz w:val="28"/>
          <w:szCs w:val="28"/>
          <w:rtl/>
        </w:rPr>
        <w:tab/>
      </w:r>
      <w:r>
        <w:rPr>
          <w:rFonts w:cs="David" w:hint="cs"/>
          <w:sz w:val="28"/>
          <w:szCs w:val="28"/>
          <w:rtl/>
        </w:rPr>
        <w:tab/>
        <w:t xml:space="preserve">   </w:t>
      </w:r>
      <w:r>
        <w:rPr>
          <w:rFonts w:cs="David" w:hint="cs"/>
          <w:sz w:val="28"/>
          <w:szCs w:val="28"/>
          <w:rtl/>
        </w:rPr>
        <w:tab/>
        <w:t xml:space="preserve">                  </w:t>
      </w:r>
      <w:r>
        <w:rPr>
          <w:rFonts w:cs="David"/>
          <w:sz w:val="28"/>
          <w:szCs w:val="28"/>
          <w:rtl/>
        </w:rPr>
        <w:tab/>
      </w:r>
      <w:r>
        <w:rPr>
          <w:rFonts w:cs="David"/>
          <w:sz w:val="28"/>
          <w:szCs w:val="28"/>
          <w:rtl/>
        </w:rPr>
        <w:tab/>
      </w:r>
      <w:r>
        <w:rPr>
          <w:rFonts w:cs="David" w:hint="cs"/>
          <w:sz w:val="28"/>
          <w:szCs w:val="28"/>
          <w:rtl/>
        </w:rPr>
        <w:t>עמ' 2-5</w:t>
      </w:r>
      <w:r w:rsidRPr="00C648C1">
        <w:rPr>
          <w:rFonts w:cs="David" w:hint="cs"/>
          <w:sz w:val="28"/>
          <w:szCs w:val="28"/>
          <w:rtl/>
        </w:rPr>
        <w:tab/>
      </w:r>
      <w:r w:rsidRPr="00C648C1">
        <w:rPr>
          <w:rFonts w:cs="David" w:hint="cs"/>
          <w:sz w:val="28"/>
          <w:szCs w:val="28"/>
          <w:rtl/>
        </w:rPr>
        <w:tab/>
        <w:t xml:space="preserve">                               </w:t>
      </w:r>
    </w:p>
    <w:p w:rsidR="00FE49F7" w:rsidRPr="00C648C1" w:rsidRDefault="00FE49F7" w:rsidP="000C613A">
      <w:pPr>
        <w:rPr>
          <w:rFonts w:cs="David"/>
          <w:sz w:val="28"/>
          <w:szCs w:val="28"/>
          <w:rtl/>
        </w:rPr>
      </w:pPr>
      <w:r w:rsidRPr="00C648C1">
        <w:rPr>
          <w:rFonts w:cs="David" w:hint="cs"/>
          <w:sz w:val="28"/>
          <w:szCs w:val="28"/>
          <w:rtl/>
        </w:rPr>
        <w:t xml:space="preserve">פרק 2       </w:t>
      </w:r>
      <w:r>
        <w:rPr>
          <w:rFonts w:cs="David" w:hint="cs"/>
          <w:sz w:val="28"/>
          <w:szCs w:val="28"/>
          <w:rtl/>
        </w:rPr>
        <w:t xml:space="preserve"> </w:t>
      </w:r>
      <w:r w:rsidRPr="00C648C1">
        <w:rPr>
          <w:rFonts w:cs="David" w:hint="cs"/>
          <w:sz w:val="28"/>
          <w:szCs w:val="28"/>
          <w:rtl/>
        </w:rPr>
        <w:t>פרופיל השימוש</w:t>
      </w:r>
      <w:r>
        <w:rPr>
          <w:rFonts w:cs="David" w:hint="cs"/>
          <w:sz w:val="28"/>
          <w:szCs w:val="28"/>
          <w:rtl/>
        </w:rPr>
        <w:tab/>
      </w:r>
      <w:r>
        <w:rPr>
          <w:rFonts w:cs="David" w:hint="cs"/>
          <w:sz w:val="28"/>
          <w:szCs w:val="28"/>
          <w:rtl/>
        </w:rPr>
        <w:tab/>
      </w:r>
      <w:r>
        <w:rPr>
          <w:rFonts w:cs="David" w:hint="cs"/>
          <w:sz w:val="28"/>
          <w:szCs w:val="28"/>
          <w:rtl/>
        </w:rPr>
        <w:tab/>
      </w:r>
      <w:r>
        <w:rPr>
          <w:rFonts w:cs="David" w:hint="cs"/>
          <w:sz w:val="28"/>
          <w:szCs w:val="28"/>
          <w:rtl/>
        </w:rPr>
        <w:tab/>
      </w:r>
      <w:r>
        <w:rPr>
          <w:rFonts w:cs="David" w:hint="cs"/>
          <w:sz w:val="28"/>
          <w:szCs w:val="28"/>
          <w:rtl/>
        </w:rPr>
        <w:tab/>
      </w:r>
      <w:r>
        <w:rPr>
          <w:rFonts w:cs="David" w:hint="cs"/>
          <w:sz w:val="28"/>
          <w:szCs w:val="28"/>
          <w:rtl/>
        </w:rPr>
        <w:tab/>
      </w:r>
      <w:r>
        <w:rPr>
          <w:rFonts w:cs="David" w:hint="cs"/>
          <w:sz w:val="28"/>
          <w:szCs w:val="28"/>
          <w:rtl/>
        </w:rPr>
        <w:tab/>
        <w:t xml:space="preserve">         עמ' </w:t>
      </w:r>
      <w:r w:rsidR="000C613A">
        <w:rPr>
          <w:rFonts w:cs="David" w:hint="cs"/>
          <w:sz w:val="28"/>
          <w:szCs w:val="28"/>
          <w:rtl/>
        </w:rPr>
        <w:t>6-7</w:t>
      </w:r>
      <w:r w:rsidRPr="00C648C1">
        <w:rPr>
          <w:rFonts w:cs="David" w:hint="cs"/>
          <w:sz w:val="28"/>
          <w:szCs w:val="28"/>
          <w:rtl/>
        </w:rPr>
        <w:t xml:space="preserve">                 </w:t>
      </w:r>
    </w:p>
    <w:p w:rsidR="00FE49F7" w:rsidRPr="00C648C1" w:rsidRDefault="00FE49F7" w:rsidP="000C613A">
      <w:pPr>
        <w:tabs>
          <w:tab w:val="left" w:pos="5193"/>
        </w:tabs>
        <w:rPr>
          <w:rFonts w:cs="David"/>
          <w:sz w:val="28"/>
          <w:szCs w:val="28"/>
          <w:rtl/>
        </w:rPr>
      </w:pPr>
      <w:r w:rsidRPr="00C648C1">
        <w:rPr>
          <w:rFonts w:cs="David" w:hint="cs"/>
          <w:sz w:val="28"/>
          <w:szCs w:val="28"/>
          <w:rtl/>
        </w:rPr>
        <w:t xml:space="preserve">פרק 3      </w:t>
      </w:r>
      <w:r>
        <w:rPr>
          <w:rFonts w:cs="David" w:hint="cs"/>
          <w:sz w:val="28"/>
          <w:szCs w:val="28"/>
          <w:rtl/>
        </w:rPr>
        <w:t xml:space="preserve"> </w:t>
      </w:r>
      <w:r w:rsidRPr="00C648C1">
        <w:rPr>
          <w:rFonts w:cs="David" w:hint="cs"/>
          <w:sz w:val="28"/>
          <w:szCs w:val="28"/>
          <w:rtl/>
        </w:rPr>
        <w:t xml:space="preserve"> </w:t>
      </w:r>
      <w:r w:rsidR="00E42915">
        <w:rPr>
          <w:rFonts w:cs="David" w:hint="cs"/>
          <w:sz w:val="28"/>
          <w:szCs w:val="28"/>
          <w:rtl/>
        </w:rPr>
        <w:t>דרישות</w:t>
      </w:r>
      <w:r w:rsidR="00E42915" w:rsidRPr="00C648C1">
        <w:rPr>
          <w:rFonts w:cs="David" w:hint="cs"/>
          <w:sz w:val="28"/>
          <w:szCs w:val="28"/>
          <w:rtl/>
        </w:rPr>
        <w:t xml:space="preserve"> </w:t>
      </w:r>
      <w:r w:rsidRPr="00C648C1">
        <w:rPr>
          <w:rFonts w:cs="David" w:hint="cs"/>
          <w:sz w:val="28"/>
          <w:szCs w:val="28"/>
          <w:rtl/>
        </w:rPr>
        <w:t xml:space="preserve">השירות </w:t>
      </w:r>
      <w:r w:rsidRPr="00C648C1">
        <w:rPr>
          <w:rFonts w:cs="David" w:hint="cs"/>
          <w:sz w:val="28"/>
          <w:szCs w:val="28"/>
          <w:rtl/>
        </w:rPr>
        <w:tab/>
      </w:r>
      <w:r>
        <w:rPr>
          <w:rFonts w:cs="David"/>
          <w:sz w:val="28"/>
          <w:szCs w:val="28"/>
          <w:rtl/>
        </w:rPr>
        <w:tab/>
      </w:r>
      <w:r>
        <w:rPr>
          <w:rFonts w:cs="David"/>
          <w:sz w:val="28"/>
          <w:szCs w:val="28"/>
          <w:rtl/>
        </w:rPr>
        <w:tab/>
      </w:r>
      <w:r>
        <w:rPr>
          <w:rFonts w:cs="David"/>
          <w:sz w:val="28"/>
          <w:szCs w:val="28"/>
          <w:rtl/>
        </w:rPr>
        <w:tab/>
      </w:r>
      <w:r>
        <w:rPr>
          <w:rFonts w:cs="David" w:hint="cs"/>
          <w:sz w:val="28"/>
          <w:szCs w:val="28"/>
          <w:rtl/>
        </w:rPr>
        <w:t xml:space="preserve">עמ' </w:t>
      </w:r>
      <w:r w:rsidR="000C613A">
        <w:rPr>
          <w:rFonts w:cs="David" w:hint="cs"/>
          <w:sz w:val="28"/>
          <w:szCs w:val="28"/>
          <w:rtl/>
        </w:rPr>
        <w:t>7</w:t>
      </w:r>
      <w:r>
        <w:rPr>
          <w:rFonts w:cs="David" w:hint="cs"/>
          <w:sz w:val="28"/>
          <w:szCs w:val="28"/>
          <w:rtl/>
        </w:rPr>
        <w:t>-</w:t>
      </w:r>
      <w:r w:rsidR="000A2862">
        <w:rPr>
          <w:rFonts w:cs="David" w:hint="cs"/>
          <w:sz w:val="28"/>
          <w:szCs w:val="28"/>
          <w:rtl/>
        </w:rPr>
        <w:t>1</w:t>
      </w:r>
      <w:r w:rsidR="00047CE2">
        <w:rPr>
          <w:rFonts w:cs="David" w:hint="cs"/>
          <w:sz w:val="28"/>
          <w:szCs w:val="28"/>
          <w:rtl/>
        </w:rPr>
        <w:t>4</w:t>
      </w:r>
    </w:p>
    <w:p w:rsidR="00FE49F7" w:rsidRPr="00C648C1" w:rsidRDefault="00FE49F7" w:rsidP="000C613A">
      <w:pPr>
        <w:rPr>
          <w:rFonts w:cs="David" w:hint="cs"/>
          <w:sz w:val="28"/>
          <w:szCs w:val="28"/>
          <w:rtl/>
        </w:rPr>
      </w:pPr>
      <w:r w:rsidRPr="00C648C1">
        <w:rPr>
          <w:rFonts w:cs="David" w:hint="cs"/>
          <w:sz w:val="28"/>
          <w:szCs w:val="28"/>
          <w:rtl/>
        </w:rPr>
        <w:t xml:space="preserve">פרק </w:t>
      </w:r>
      <w:r>
        <w:rPr>
          <w:rFonts w:cs="David" w:hint="cs"/>
          <w:sz w:val="28"/>
          <w:szCs w:val="28"/>
          <w:rtl/>
        </w:rPr>
        <w:t>4</w:t>
      </w:r>
      <w:r w:rsidRPr="00C648C1">
        <w:rPr>
          <w:rFonts w:cs="David" w:hint="cs"/>
          <w:sz w:val="28"/>
          <w:szCs w:val="28"/>
          <w:rtl/>
        </w:rPr>
        <w:t xml:space="preserve">      </w:t>
      </w:r>
      <w:r w:rsidRPr="00C648C1">
        <w:rPr>
          <w:rFonts w:cs="David" w:hint="cs"/>
          <w:sz w:val="28"/>
          <w:szCs w:val="28"/>
          <w:rtl/>
        </w:rPr>
        <w:tab/>
        <w:t>שירותים נדרשים בתקופת ה</w:t>
      </w:r>
      <w:r>
        <w:rPr>
          <w:rFonts w:cs="David" w:hint="cs"/>
          <w:sz w:val="28"/>
          <w:szCs w:val="28"/>
          <w:rtl/>
        </w:rPr>
        <w:t>התארגנות</w:t>
      </w:r>
      <w:r>
        <w:rPr>
          <w:rFonts w:cs="David"/>
          <w:sz w:val="28"/>
          <w:szCs w:val="28"/>
          <w:rtl/>
        </w:rPr>
        <w:tab/>
      </w:r>
      <w:r>
        <w:rPr>
          <w:rFonts w:cs="David"/>
          <w:sz w:val="28"/>
          <w:szCs w:val="28"/>
          <w:rtl/>
        </w:rPr>
        <w:tab/>
      </w:r>
      <w:r>
        <w:rPr>
          <w:rFonts w:cs="David"/>
          <w:sz w:val="28"/>
          <w:szCs w:val="28"/>
          <w:rtl/>
        </w:rPr>
        <w:tab/>
      </w:r>
      <w:r>
        <w:rPr>
          <w:rFonts w:cs="David"/>
          <w:sz w:val="28"/>
          <w:szCs w:val="28"/>
          <w:rtl/>
        </w:rPr>
        <w:tab/>
      </w:r>
      <w:r>
        <w:rPr>
          <w:rFonts w:cs="David" w:hint="cs"/>
          <w:sz w:val="28"/>
          <w:szCs w:val="28"/>
          <w:rtl/>
        </w:rPr>
        <w:t xml:space="preserve">עמ' </w:t>
      </w:r>
      <w:r w:rsidR="000C613A">
        <w:rPr>
          <w:rFonts w:cs="David" w:hint="cs"/>
          <w:sz w:val="28"/>
          <w:szCs w:val="28"/>
          <w:rtl/>
        </w:rPr>
        <w:t>15</w:t>
      </w:r>
      <w:r>
        <w:rPr>
          <w:rFonts w:cs="David" w:hint="cs"/>
          <w:sz w:val="28"/>
          <w:szCs w:val="28"/>
          <w:rtl/>
        </w:rPr>
        <w:t>-</w:t>
      </w:r>
      <w:r w:rsidR="000C613A">
        <w:rPr>
          <w:rFonts w:cs="David" w:hint="cs"/>
          <w:sz w:val="28"/>
          <w:szCs w:val="28"/>
          <w:rtl/>
        </w:rPr>
        <w:t>18</w:t>
      </w:r>
    </w:p>
    <w:p w:rsidR="00FE49F7" w:rsidRPr="00C648C1" w:rsidRDefault="00FE49F7" w:rsidP="000C613A">
      <w:pPr>
        <w:rPr>
          <w:rFonts w:cs="David"/>
          <w:sz w:val="28"/>
          <w:szCs w:val="28"/>
          <w:rtl/>
        </w:rPr>
      </w:pPr>
      <w:r>
        <w:rPr>
          <w:rFonts w:cs="David" w:hint="cs"/>
          <w:sz w:val="28"/>
          <w:szCs w:val="28"/>
          <w:rtl/>
        </w:rPr>
        <w:t>פרק 5</w:t>
      </w:r>
      <w:r w:rsidRPr="00C648C1">
        <w:rPr>
          <w:rFonts w:cs="David" w:hint="cs"/>
          <w:sz w:val="28"/>
          <w:szCs w:val="28"/>
          <w:rtl/>
        </w:rPr>
        <w:t xml:space="preserve"> </w:t>
      </w:r>
      <w:r w:rsidRPr="00C648C1">
        <w:rPr>
          <w:rFonts w:cs="David" w:hint="cs"/>
          <w:sz w:val="28"/>
          <w:szCs w:val="28"/>
          <w:rtl/>
        </w:rPr>
        <w:tab/>
        <w:t>שירותים טכניים בתקופת ה</w:t>
      </w:r>
      <w:r>
        <w:rPr>
          <w:rFonts w:cs="David" w:hint="cs"/>
          <w:sz w:val="28"/>
          <w:szCs w:val="28"/>
          <w:rtl/>
        </w:rPr>
        <w:t>הפעלה</w:t>
      </w:r>
      <w:r>
        <w:rPr>
          <w:rFonts w:cs="David" w:hint="cs"/>
          <w:sz w:val="28"/>
          <w:szCs w:val="28"/>
          <w:rtl/>
        </w:rPr>
        <w:tab/>
      </w:r>
      <w:r>
        <w:rPr>
          <w:rFonts w:cs="David" w:hint="cs"/>
          <w:sz w:val="28"/>
          <w:szCs w:val="28"/>
          <w:rtl/>
        </w:rPr>
        <w:tab/>
      </w:r>
      <w:r>
        <w:rPr>
          <w:rFonts w:cs="David" w:hint="cs"/>
          <w:sz w:val="28"/>
          <w:szCs w:val="28"/>
          <w:rtl/>
        </w:rPr>
        <w:tab/>
      </w:r>
      <w:r>
        <w:rPr>
          <w:rFonts w:cs="David" w:hint="cs"/>
          <w:sz w:val="28"/>
          <w:szCs w:val="28"/>
          <w:rtl/>
        </w:rPr>
        <w:tab/>
        <w:t xml:space="preserve">עמ' </w:t>
      </w:r>
      <w:r w:rsidR="000C613A">
        <w:rPr>
          <w:rFonts w:cs="David" w:hint="cs"/>
          <w:sz w:val="28"/>
          <w:szCs w:val="28"/>
          <w:rtl/>
        </w:rPr>
        <w:t>19</w:t>
      </w:r>
      <w:r>
        <w:rPr>
          <w:rFonts w:cs="David" w:hint="cs"/>
          <w:sz w:val="28"/>
          <w:szCs w:val="28"/>
          <w:rtl/>
        </w:rPr>
        <w:t>-</w:t>
      </w:r>
      <w:r w:rsidR="000C613A">
        <w:rPr>
          <w:rFonts w:cs="David" w:hint="cs"/>
          <w:sz w:val="28"/>
          <w:szCs w:val="28"/>
          <w:rtl/>
        </w:rPr>
        <w:t>21</w:t>
      </w:r>
      <w:r w:rsidR="000C613A" w:rsidRPr="00C648C1">
        <w:rPr>
          <w:rFonts w:cs="David" w:hint="cs"/>
          <w:sz w:val="28"/>
          <w:szCs w:val="28"/>
          <w:rtl/>
        </w:rPr>
        <w:t xml:space="preserve">                           </w:t>
      </w:r>
    </w:p>
    <w:p w:rsidR="00FE49F7" w:rsidRPr="00C648C1" w:rsidRDefault="00FE49F7" w:rsidP="000C613A">
      <w:pPr>
        <w:rPr>
          <w:rFonts w:cs="David"/>
          <w:sz w:val="28"/>
          <w:szCs w:val="28"/>
          <w:rtl/>
        </w:rPr>
      </w:pPr>
      <w:r w:rsidRPr="00C648C1">
        <w:rPr>
          <w:rFonts w:cs="David" w:hint="cs"/>
          <w:sz w:val="28"/>
          <w:szCs w:val="28"/>
          <w:rtl/>
        </w:rPr>
        <w:t xml:space="preserve">פרק 6 </w:t>
      </w:r>
      <w:r>
        <w:rPr>
          <w:rFonts w:cs="David"/>
          <w:sz w:val="28"/>
          <w:szCs w:val="28"/>
          <w:rtl/>
        </w:rPr>
        <w:tab/>
      </w:r>
      <w:r w:rsidRPr="00C648C1">
        <w:rPr>
          <w:rFonts w:cs="David" w:hint="cs"/>
          <w:sz w:val="28"/>
          <w:szCs w:val="28"/>
          <w:rtl/>
        </w:rPr>
        <w:t>ד</w:t>
      </w:r>
      <w:r w:rsidR="00830288">
        <w:rPr>
          <w:rFonts w:cs="David" w:hint="cs"/>
          <w:sz w:val="28"/>
          <w:szCs w:val="28"/>
          <w:rtl/>
        </w:rPr>
        <w:t>וח</w:t>
      </w:r>
      <w:r w:rsidRPr="00C648C1">
        <w:rPr>
          <w:rFonts w:cs="David" w:hint="cs"/>
          <w:sz w:val="28"/>
          <w:szCs w:val="28"/>
          <w:rtl/>
        </w:rPr>
        <w:t>ות ודיווחים נדרשים</w:t>
      </w:r>
      <w:r>
        <w:rPr>
          <w:rFonts w:cs="David"/>
          <w:sz w:val="28"/>
          <w:szCs w:val="28"/>
          <w:rtl/>
        </w:rPr>
        <w:tab/>
      </w:r>
      <w:r>
        <w:rPr>
          <w:rFonts w:cs="David"/>
          <w:sz w:val="28"/>
          <w:szCs w:val="28"/>
          <w:rtl/>
        </w:rPr>
        <w:tab/>
      </w:r>
      <w:r>
        <w:rPr>
          <w:rFonts w:cs="David"/>
          <w:sz w:val="28"/>
          <w:szCs w:val="28"/>
          <w:rtl/>
        </w:rPr>
        <w:tab/>
      </w:r>
      <w:r>
        <w:rPr>
          <w:rFonts w:cs="David"/>
          <w:sz w:val="28"/>
          <w:szCs w:val="28"/>
          <w:rtl/>
        </w:rPr>
        <w:tab/>
      </w:r>
      <w:r>
        <w:rPr>
          <w:rFonts w:cs="David"/>
          <w:sz w:val="28"/>
          <w:szCs w:val="28"/>
          <w:rtl/>
        </w:rPr>
        <w:tab/>
      </w:r>
      <w:r>
        <w:rPr>
          <w:rFonts w:cs="David"/>
          <w:sz w:val="28"/>
          <w:szCs w:val="28"/>
          <w:rtl/>
        </w:rPr>
        <w:tab/>
      </w:r>
      <w:r>
        <w:rPr>
          <w:rFonts w:cs="David" w:hint="cs"/>
          <w:sz w:val="28"/>
          <w:szCs w:val="28"/>
          <w:rtl/>
        </w:rPr>
        <w:t xml:space="preserve">עמ' </w:t>
      </w:r>
      <w:r w:rsidR="000C613A">
        <w:rPr>
          <w:rFonts w:cs="David" w:hint="cs"/>
          <w:sz w:val="28"/>
          <w:szCs w:val="28"/>
          <w:rtl/>
        </w:rPr>
        <w:t>21</w:t>
      </w:r>
    </w:p>
    <w:p w:rsidR="00FE49F7" w:rsidRPr="00C648C1" w:rsidRDefault="00FE49F7" w:rsidP="000C613A">
      <w:pPr>
        <w:rPr>
          <w:rFonts w:cs="David"/>
          <w:sz w:val="28"/>
          <w:szCs w:val="28"/>
          <w:rtl/>
        </w:rPr>
      </w:pPr>
      <w:r w:rsidRPr="00C648C1">
        <w:rPr>
          <w:rFonts w:cs="David" w:hint="cs"/>
          <w:sz w:val="28"/>
          <w:szCs w:val="28"/>
          <w:rtl/>
        </w:rPr>
        <w:t xml:space="preserve">פרק 7 </w:t>
      </w:r>
      <w:r>
        <w:rPr>
          <w:rFonts w:cs="David" w:hint="cs"/>
          <w:sz w:val="28"/>
          <w:szCs w:val="28"/>
          <w:rtl/>
        </w:rPr>
        <w:t xml:space="preserve"> </w:t>
      </w:r>
      <w:r w:rsidRPr="00C648C1">
        <w:rPr>
          <w:rFonts w:cs="David" w:hint="cs"/>
          <w:sz w:val="28"/>
          <w:szCs w:val="28"/>
          <w:rtl/>
        </w:rPr>
        <w:t xml:space="preserve">     </w:t>
      </w:r>
      <w:r>
        <w:rPr>
          <w:rFonts w:cs="David" w:hint="cs"/>
          <w:sz w:val="28"/>
          <w:szCs w:val="28"/>
          <w:rtl/>
        </w:rPr>
        <w:t xml:space="preserve"> </w:t>
      </w:r>
      <w:r w:rsidR="000C613A" w:rsidRPr="000C613A">
        <w:rPr>
          <w:rFonts w:cs="David" w:hint="cs"/>
          <w:sz w:val="28"/>
          <w:szCs w:val="28"/>
          <w:rtl/>
        </w:rPr>
        <w:t>פעילות החברה בשגרה, מצבי ביניים ומצבי חירו</w:t>
      </w:r>
      <w:r w:rsidR="000C613A">
        <w:rPr>
          <w:rFonts w:cs="David" w:hint="cs"/>
          <w:sz w:val="28"/>
          <w:szCs w:val="28"/>
          <w:rtl/>
        </w:rPr>
        <w:t xml:space="preserve">ם            </w:t>
      </w:r>
      <w:r>
        <w:rPr>
          <w:rFonts w:cs="David" w:hint="cs"/>
          <w:sz w:val="28"/>
          <w:szCs w:val="28"/>
          <w:rtl/>
        </w:rPr>
        <w:t xml:space="preserve">עמ' </w:t>
      </w:r>
      <w:r w:rsidR="000C613A">
        <w:rPr>
          <w:rFonts w:cs="David" w:hint="cs"/>
          <w:sz w:val="28"/>
          <w:szCs w:val="28"/>
          <w:rtl/>
        </w:rPr>
        <w:t>21-22</w:t>
      </w:r>
      <w:r>
        <w:rPr>
          <w:rFonts w:cs="David"/>
          <w:sz w:val="28"/>
          <w:szCs w:val="28"/>
          <w:rtl/>
        </w:rPr>
        <w:tab/>
      </w:r>
    </w:p>
    <w:p w:rsidR="00FE49F7" w:rsidRDefault="00FE49F7" w:rsidP="000C613A">
      <w:pPr>
        <w:rPr>
          <w:rFonts w:cs="David"/>
          <w:sz w:val="28"/>
          <w:szCs w:val="28"/>
          <w:rtl/>
        </w:rPr>
      </w:pPr>
      <w:r w:rsidRPr="00C648C1">
        <w:rPr>
          <w:rFonts w:cs="David" w:hint="cs"/>
          <w:sz w:val="28"/>
          <w:szCs w:val="28"/>
          <w:rtl/>
        </w:rPr>
        <w:t xml:space="preserve">פרק 8 </w:t>
      </w:r>
      <w:r>
        <w:rPr>
          <w:rFonts w:cs="David" w:hint="cs"/>
          <w:sz w:val="28"/>
          <w:szCs w:val="28"/>
          <w:rtl/>
        </w:rPr>
        <w:t xml:space="preserve"> </w:t>
      </w:r>
      <w:r w:rsidRPr="00C648C1">
        <w:rPr>
          <w:rFonts w:cs="David" w:hint="cs"/>
          <w:sz w:val="28"/>
          <w:szCs w:val="28"/>
          <w:rtl/>
        </w:rPr>
        <w:t xml:space="preserve">     </w:t>
      </w:r>
      <w:r>
        <w:rPr>
          <w:rFonts w:cs="David" w:hint="cs"/>
          <w:sz w:val="28"/>
          <w:szCs w:val="28"/>
          <w:rtl/>
        </w:rPr>
        <w:t xml:space="preserve"> </w:t>
      </w:r>
      <w:r w:rsidRPr="00C648C1">
        <w:rPr>
          <w:rFonts w:cs="David" w:hint="cs"/>
          <w:sz w:val="28"/>
          <w:szCs w:val="28"/>
          <w:rtl/>
        </w:rPr>
        <w:t>סיום התקשרות</w:t>
      </w:r>
      <w:r>
        <w:rPr>
          <w:rFonts w:cs="David"/>
          <w:sz w:val="28"/>
          <w:szCs w:val="28"/>
          <w:rtl/>
        </w:rPr>
        <w:tab/>
      </w:r>
      <w:r>
        <w:rPr>
          <w:rFonts w:cs="David"/>
          <w:sz w:val="28"/>
          <w:szCs w:val="28"/>
          <w:rtl/>
        </w:rPr>
        <w:tab/>
      </w:r>
      <w:r>
        <w:rPr>
          <w:rFonts w:cs="David"/>
          <w:sz w:val="28"/>
          <w:szCs w:val="28"/>
          <w:rtl/>
        </w:rPr>
        <w:tab/>
      </w:r>
      <w:r>
        <w:rPr>
          <w:rFonts w:cs="David"/>
          <w:sz w:val="28"/>
          <w:szCs w:val="28"/>
          <w:rtl/>
        </w:rPr>
        <w:tab/>
      </w:r>
      <w:r>
        <w:rPr>
          <w:rFonts w:cs="David"/>
          <w:sz w:val="28"/>
          <w:szCs w:val="28"/>
          <w:rtl/>
        </w:rPr>
        <w:tab/>
      </w:r>
      <w:r>
        <w:rPr>
          <w:rFonts w:cs="David"/>
          <w:sz w:val="28"/>
          <w:szCs w:val="28"/>
          <w:rtl/>
        </w:rPr>
        <w:tab/>
      </w:r>
      <w:r>
        <w:rPr>
          <w:rFonts w:cs="David"/>
          <w:sz w:val="28"/>
          <w:szCs w:val="28"/>
          <w:rtl/>
        </w:rPr>
        <w:tab/>
      </w:r>
      <w:r>
        <w:rPr>
          <w:rFonts w:cs="David" w:hint="cs"/>
          <w:sz w:val="28"/>
          <w:szCs w:val="28"/>
          <w:rtl/>
        </w:rPr>
        <w:t xml:space="preserve">   </w:t>
      </w:r>
      <w:r>
        <w:rPr>
          <w:rFonts w:cs="David" w:hint="cs"/>
          <w:sz w:val="28"/>
          <w:szCs w:val="28"/>
          <w:rtl/>
        </w:rPr>
        <w:tab/>
        <w:t xml:space="preserve">עמ' </w:t>
      </w:r>
      <w:r w:rsidR="000C613A">
        <w:rPr>
          <w:rFonts w:cs="David" w:hint="cs"/>
          <w:sz w:val="28"/>
          <w:szCs w:val="28"/>
          <w:rtl/>
        </w:rPr>
        <w:t>22</w:t>
      </w:r>
    </w:p>
    <w:p w:rsidR="00FE49F7" w:rsidRDefault="00FE49F7" w:rsidP="000C613A">
      <w:pPr>
        <w:rPr>
          <w:rFonts w:cs="David" w:hint="cs"/>
          <w:sz w:val="28"/>
          <w:szCs w:val="28"/>
          <w:rtl/>
        </w:rPr>
      </w:pPr>
      <w:r>
        <w:rPr>
          <w:rFonts w:cs="David" w:hint="cs"/>
          <w:sz w:val="28"/>
          <w:szCs w:val="28"/>
          <w:rtl/>
        </w:rPr>
        <w:t>נספח א'</w:t>
      </w:r>
      <w:r w:rsidR="00981F7C">
        <w:rPr>
          <w:rFonts w:cs="David" w:hint="cs"/>
          <w:sz w:val="28"/>
          <w:szCs w:val="28"/>
          <w:rtl/>
        </w:rPr>
        <w:t>-</w:t>
      </w:r>
      <w:r>
        <w:rPr>
          <w:rFonts w:cs="David" w:hint="cs"/>
          <w:sz w:val="28"/>
          <w:szCs w:val="28"/>
          <w:rtl/>
        </w:rPr>
        <w:t xml:space="preserve"> </w:t>
      </w:r>
      <w:r w:rsidR="00981F7C">
        <w:rPr>
          <w:rFonts w:cs="David" w:hint="cs"/>
          <w:sz w:val="28"/>
          <w:szCs w:val="28"/>
          <w:rtl/>
        </w:rPr>
        <w:t xml:space="preserve"> </w:t>
      </w:r>
      <w:r>
        <w:rPr>
          <w:rFonts w:cs="David" w:hint="cs"/>
          <w:sz w:val="28"/>
          <w:szCs w:val="28"/>
          <w:rtl/>
        </w:rPr>
        <w:t xml:space="preserve"> ד</w:t>
      </w:r>
      <w:r w:rsidR="00830288">
        <w:rPr>
          <w:rFonts w:cs="David" w:hint="cs"/>
          <w:sz w:val="28"/>
          <w:szCs w:val="28"/>
          <w:rtl/>
        </w:rPr>
        <w:t>וח</w:t>
      </w:r>
      <w:r>
        <w:rPr>
          <w:rFonts w:cs="David" w:hint="cs"/>
          <w:sz w:val="28"/>
          <w:szCs w:val="28"/>
          <w:rtl/>
        </w:rPr>
        <w:t xml:space="preserve">ות  </w:t>
      </w:r>
      <w:r>
        <w:rPr>
          <w:rFonts w:cs="David" w:hint="cs"/>
          <w:sz w:val="28"/>
          <w:szCs w:val="28"/>
          <w:rtl/>
        </w:rPr>
        <w:tab/>
      </w:r>
      <w:r>
        <w:rPr>
          <w:rFonts w:cs="David" w:hint="cs"/>
          <w:sz w:val="28"/>
          <w:szCs w:val="28"/>
          <w:rtl/>
        </w:rPr>
        <w:tab/>
      </w:r>
      <w:r>
        <w:rPr>
          <w:rFonts w:cs="David"/>
          <w:sz w:val="28"/>
          <w:szCs w:val="28"/>
          <w:rtl/>
        </w:rPr>
        <w:tab/>
      </w:r>
      <w:r>
        <w:rPr>
          <w:rFonts w:cs="David"/>
          <w:sz w:val="28"/>
          <w:szCs w:val="28"/>
          <w:rtl/>
        </w:rPr>
        <w:tab/>
      </w:r>
      <w:r>
        <w:rPr>
          <w:rFonts w:cs="David"/>
          <w:sz w:val="28"/>
          <w:szCs w:val="28"/>
          <w:rtl/>
        </w:rPr>
        <w:tab/>
      </w:r>
      <w:r>
        <w:rPr>
          <w:rFonts w:cs="David"/>
          <w:sz w:val="28"/>
          <w:szCs w:val="28"/>
          <w:rtl/>
        </w:rPr>
        <w:tab/>
      </w:r>
      <w:r>
        <w:rPr>
          <w:rFonts w:cs="David"/>
          <w:sz w:val="28"/>
          <w:szCs w:val="28"/>
          <w:rtl/>
        </w:rPr>
        <w:tab/>
      </w:r>
      <w:r>
        <w:rPr>
          <w:rFonts w:cs="David"/>
          <w:sz w:val="28"/>
          <w:szCs w:val="28"/>
          <w:rtl/>
        </w:rPr>
        <w:tab/>
      </w:r>
      <w:r>
        <w:rPr>
          <w:rFonts w:cs="David"/>
          <w:sz w:val="28"/>
          <w:szCs w:val="28"/>
          <w:rtl/>
        </w:rPr>
        <w:tab/>
      </w:r>
      <w:r>
        <w:rPr>
          <w:rFonts w:cs="David" w:hint="cs"/>
          <w:sz w:val="28"/>
          <w:szCs w:val="28"/>
          <w:rtl/>
        </w:rPr>
        <w:t xml:space="preserve">עמ' </w:t>
      </w:r>
      <w:r w:rsidR="000C613A">
        <w:rPr>
          <w:rFonts w:cs="David" w:hint="cs"/>
          <w:sz w:val="28"/>
          <w:szCs w:val="28"/>
          <w:rtl/>
        </w:rPr>
        <w:t>24</w:t>
      </w:r>
      <w:r w:rsidR="006C0C1D">
        <w:rPr>
          <w:rFonts w:cs="David" w:hint="cs"/>
          <w:sz w:val="28"/>
          <w:szCs w:val="28"/>
          <w:rtl/>
        </w:rPr>
        <w:br/>
      </w:r>
      <w:r w:rsidR="006C0C1D" w:rsidRPr="006C0C1D">
        <w:rPr>
          <w:rFonts w:cs="David" w:hint="cs"/>
          <w:sz w:val="28"/>
          <w:szCs w:val="28"/>
          <w:rtl/>
        </w:rPr>
        <w:t xml:space="preserve">נספח </w:t>
      </w:r>
      <w:r w:rsidR="006C0C1D">
        <w:rPr>
          <w:rFonts w:cs="David" w:hint="cs"/>
          <w:sz w:val="28"/>
          <w:szCs w:val="28"/>
          <w:rtl/>
        </w:rPr>
        <w:t>ב</w:t>
      </w:r>
      <w:r w:rsidR="00981F7C">
        <w:rPr>
          <w:rFonts w:cs="David" w:hint="cs"/>
          <w:sz w:val="28"/>
          <w:szCs w:val="28"/>
          <w:rtl/>
        </w:rPr>
        <w:t>'-</w:t>
      </w:r>
      <w:r w:rsidR="006C0C1D" w:rsidRPr="006C0C1D">
        <w:rPr>
          <w:rFonts w:cs="David" w:hint="cs"/>
          <w:sz w:val="28"/>
          <w:szCs w:val="28"/>
          <w:rtl/>
        </w:rPr>
        <w:t xml:space="preserve"> </w:t>
      </w:r>
      <w:r w:rsidR="00981F7C">
        <w:rPr>
          <w:rFonts w:cs="David" w:hint="cs"/>
          <w:sz w:val="28"/>
          <w:szCs w:val="28"/>
          <w:rtl/>
        </w:rPr>
        <w:t xml:space="preserve">   </w:t>
      </w:r>
      <w:r w:rsidR="006C0C1D" w:rsidRPr="006C0C1D">
        <w:rPr>
          <w:rFonts w:cs="David" w:hint="cs"/>
          <w:sz w:val="28"/>
          <w:szCs w:val="28"/>
          <w:rtl/>
        </w:rPr>
        <w:t>פקודת עבודה - טופס הזמנת שירות</w:t>
      </w:r>
      <w:r w:rsidR="00464F9B">
        <w:rPr>
          <w:rFonts w:cs="David" w:hint="cs"/>
          <w:sz w:val="28"/>
          <w:szCs w:val="28"/>
          <w:rtl/>
        </w:rPr>
        <w:t xml:space="preserve">                                   עמ' </w:t>
      </w:r>
      <w:r w:rsidR="000C613A">
        <w:rPr>
          <w:rFonts w:cs="David" w:hint="cs"/>
          <w:sz w:val="28"/>
          <w:szCs w:val="28"/>
          <w:rtl/>
        </w:rPr>
        <w:t>25</w:t>
      </w:r>
    </w:p>
    <w:p w:rsidR="00981F7C" w:rsidRPr="00981F7C" w:rsidRDefault="00981F7C" w:rsidP="000C613A">
      <w:pPr>
        <w:tabs>
          <w:tab w:val="num" w:pos="2279"/>
        </w:tabs>
        <w:spacing w:line="360" w:lineRule="auto"/>
        <w:rPr>
          <w:rFonts w:cs="David"/>
          <w:sz w:val="28"/>
          <w:szCs w:val="28"/>
        </w:rPr>
      </w:pPr>
      <w:r w:rsidRPr="00981F7C">
        <w:rPr>
          <w:rFonts w:cs="David" w:hint="cs"/>
          <w:sz w:val="28"/>
          <w:szCs w:val="28"/>
          <w:rtl/>
        </w:rPr>
        <w:t xml:space="preserve">נספח ג'- </w:t>
      </w:r>
      <w:r>
        <w:rPr>
          <w:rFonts w:cs="David" w:hint="cs"/>
          <w:sz w:val="28"/>
          <w:szCs w:val="28"/>
          <w:rtl/>
        </w:rPr>
        <w:t xml:space="preserve">   </w:t>
      </w:r>
      <w:r w:rsidRPr="00981F7C">
        <w:rPr>
          <w:rFonts w:cs="David" w:hint="cs"/>
          <w:sz w:val="28"/>
          <w:szCs w:val="28"/>
          <w:rtl/>
        </w:rPr>
        <w:t>נוהל חסימת/פתיחת אמצעי תדלוק</w:t>
      </w:r>
      <w:r>
        <w:rPr>
          <w:rFonts w:cs="David" w:hint="cs"/>
          <w:sz w:val="28"/>
          <w:szCs w:val="28"/>
          <w:rtl/>
        </w:rPr>
        <w:tab/>
      </w:r>
      <w:r>
        <w:rPr>
          <w:rFonts w:cs="David" w:hint="cs"/>
          <w:sz w:val="28"/>
          <w:szCs w:val="28"/>
          <w:rtl/>
        </w:rPr>
        <w:tab/>
      </w:r>
      <w:r>
        <w:rPr>
          <w:rFonts w:cs="David" w:hint="cs"/>
          <w:sz w:val="28"/>
          <w:szCs w:val="28"/>
          <w:rtl/>
        </w:rPr>
        <w:tab/>
      </w:r>
      <w:r>
        <w:rPr>
          <w:rFonts w:cs="David" w:hint="cs"/>
          <w:sz w:val="28"/>
          <w:szCs w:val="28"/>
          <w:rtl/>
        </w:rPr>
        <w:tab/>
        <w:t xml:space="preserve">עמ' </w:t>
      </w:r>
      <w:r w:rsidR="000C613A">
        <w:rPr>
          <w:rFonts w:cs="David" w:hint="cs"/>
          <w:sz w:val="28"/>
          <w:szCs w:val="28"/>
          <w:rtl/>
        </w:rPr>
        <w:t>26</w:t>
      </w:r>
    </w:p>
    <w:p w:rsidR="00981F7C" w:rsidRPr="00981F7C" w:rsidRDefault="00981F7C" w:rsidP="006B426A">
      <w:pPr>
        <w:rPr>
          <w:rFonts w:cs="David"/>
          <w:sz w:val="28"/>
          <w:szCs w:val="28"/>
          <w:rtl/>
        </w:rPr>
      </w:pPr>
    </w:p>
    <w:p w:rsidR="00FE49F7" w:rsidRPr="003D38D8" w:rsidRDefault="00FE49F7" w:rsidP="00953789">
      <w:pPr>
        <w:numPr>
          <w:ilvl w:val="0"/>
          <w:numId w:val="1"/>
        </w:numPr>
        <w:rPr>
          <w:rFonts w:cs="David"/>
          <w:b/>
          <w:bCs/>
          <w:sz w:val="24"/>
          <w:szCs w:val="24"/>
          <w:u w:val="single"/>
        </w:rPr>
      </w:pPr>
      <w:r>
        <w:rPr>
          <w:rFonts w:cs="David"/>
          <w:sz w:val="28"/>
          <w:szCs w:val="28"/>
          <w:rtl/>
        </w:rPr>
        <w:br w:type="page"/>
      </w:r>
      <w:r w:rsidRPr="003D38D8">
        <w:rPr>
          <w:rFonts w:cs="David" w:hint="cs"/>
          <w:b/>
          <w:bCs/>
          <w:sz w:val="24"/>
          <w:szCs w:val="24"/>
          <w:u w:val="single"/>
          <w:rtl/>
        </w:rPr>
        <w:lastRenderedPageBreak/>
        <w:t>כללי</w:t>
      </w:r>
      <w:r w:rsidR="00953789">
        <w:rPr>
          <w:rFonts w:cs="David" w:hint="cs"/>
          <w:b/>
          <w:bCs/>
          <w:sz w:val="24"/>
          <w:szCs w:val="24"/>
          <w:u w:val="single"/>
          <w:rtl/>
        </w:rPr>
        <w:br/>
      </w:r>
    </w:p>
    <w:p w:rsidR="00953789" w:rsidRPr="008B76DE" w:rsidRDefault="00953789" w:rsidP="00953789">
      <w:pPr>
        <w:numPr>
          <w:ilvl w:val="1"/>
          <w:numId w:val="1"/>
        </w:numPr>
        <w:tabs>
          <w:tab w:val="clear" w:pos="1137"/>
        </w:tabs>
        <w:spacing w:line="360" w:lineRule="auto"/>
        <w:rPr>
          <w:rFonts w:cs="David"/>
          <w:b/>
          <w:bCs/>
          <w:sz w:val="24"/>
          <w:szCs w:val="24"/>
        </w:rPr>
      </w:pPr>
      <w:r w:rsidRPr="008B76DE">
        <w:rPr>
          <w:rFonts w:cs="David" w:hint="cs"/>
          <w:b/>
          <w:bCs/>
          <w:sz w:val="24"/>
          <w:szCs w:val="24"/>
          <w:rtl/>
        </w:rPr>
        <w:t>הגדרות</w:t>
      </w:r>
    </w:p>
    <w:p w:rsidR="00953789" w:rsidRPr="009413E0" w:rsidRDefault="00953789" w:rsidP="00CD2B3B">
      <w:pPr>
        <w:numPr>
          <w:ilvl w:val="2"/>
          <w:numId w:val="1"/>
        </w:numPr>
        <w:tabs>
          <w:tab w:val="num" w:pos="1841"/>
        </w:tabs>
        <w:spacing w:line="360" w:lineRule="auto"/>
        <w:ind w:left="1854"/>
        <w:jc w:val="both"/>
        <w:rPr>
          <w:rFonts w:cs="David"/>
          <w:sz w:val="24"/>
          <w:szCs w:val="24"/>
        </w:rPr>
      </w:pPr>
      <w:r w:rsidRPr="005E5B30">
        <w:rPr>
          <w:rFonts w:cs="David" w:hint="cs"/>
          <w:b/>
          <w:bCs/>
          <w:sz w:val="24"/>
          <w:szCs w:val="24"/>
          <w:rtl/>
        </w:rPr>
        <w:t>"דלק</w:t>
      </w:r>
      <w:r>
        <w:rPr>
          <w:rFonts w:cs="David" w:hint="cs"/>
          <w:b/>
          <w:bCs/>
          <w:sz w:val="24"/>
          <w:szCs w:val="24"/>
          <w:rtl/>
        </w:rPr>
        <w:t>" או "תזקיק</w:t>
      </w:r>
      <w:r w:rsidRPr="005E5B30">
        <w:rPr>
          <w:rFonts w:cs="David" w:hint="cs"/>
          <w:b/>
          <w:bCs/>
          <w:sz w:val="24"/>
          <w:szCs w:val="24"/>
          <w:rtl/>
        </w:rPr>
        <w:t>"</w:t>
      </w:r>
      <w:r w:rsidRPr="009413E0">
        <w:rPr>
          <w:rFonts w:cs="David" w:hint="cs"/>
          <w:sz w:val="24"/>
          <w:szCs w:val="24"/>
          <w:rtl/>
        </w:rPr>
        <w:t xml:space="preserve"> -  בנזין, סולר </w:t>
      </w:r>
      <w:r>
        <w:rPr>
          <w:rFonts w:cs="David" w:hint="cs"/>
          <w:sz w:val="24"/>
          <w:szCs w:val="24"/>
          <w:rtl/>
        </w:rPr>
        <w:t>ו</w:t>
      </w:r>
      <w:r w:rsidRPr="009413E0">
        <w:rPr>
          <w:rFonts w:cs="David" w:hint="cs"/>
          <w:sz w:val="24"/>
          <w:szCs w:val="24"/>
          <w:rtl/>
        </w:rPr>
        <w:t>אוריאה</w:t>
      </w:r>
      <w:r>
        <w:rPr>
          <w:rFonts w:cs="David" w:hint="cs"/>
          <w:sz w:val="24"/>
          <w:szCs w:val="24"/>
          <w:rtl/>
        </w:rPr>
        <w:t>.</w:t>
      </w:r>
    </w:p>
    <w:p w:rsidR="00953789" w:rsidRDefault="00953789" w:rsidP="00CD2B3B">
      <w:pPr>
        <w:numPr>
          <w:ilvl w:val="2"/>
          <w:numId w:val="1"/>
        </w:numPr>
        <w:tabs>
          <w:tab w:val="num" w:pos="1841"/>
        </w:tabs>
        <w:spacing w:line="360" w:lineRule="auto"/>
        <w:ind w:left="1854"/>
        <w:jc w:val="both"/>
        <w:rPr>
          <w:rFonts w:cs="David"/>
          <w:sz w:val="24"/>
          <w:szCs w:val="24"/>
        </w:rPr>
      </w:pPr>
      <w:r>
        <w:rPr>
          <w:rFonts w:cs="David" w:hint="cs"/>
          <w:b/>
          <w:bCs/>
          <w:sz w:val="24"/>
          <w:szCs w:val="24"/>
          <w:rtl/>
        </w:rPr>
        <w:t xml:space="preserve">"הזמנה" </w:t>
      </w:r>
      <w:r>
        <w:rPr>
          <w:rFonts w:cs="David" w:hint="cs"/>
          <w:sz w:val="24"/>
          <w:szCs w:val="24"/>
          <w:rtl/>
        </w:rPr>
        <w:t xml:space="preserve">- </w:t>
      </w:r>
      <w:r>
        <w:rPr>
          <w:rFonts w:ascii="David" w:cs="David" w:hint="cs"/>
          <w:sz w:val="24"/>
          <w:szCs w:val="24"/>
          <w:rtl/>
        </w:rPr>
        <w:t>כל</w:t>
      </w:r>
      <w:r>
        <w:rPr>
          <w:rFonts w:ascii="David" w:cs="David" w:hint="cs"/>
          <w:sz w:val="24"/>
          <w:szCs w:val="24"/>
        </w:rPr>
        <w:t xml:space="preserve"> </w:t>
      </w:r>
      <w:r>
        <w:rPr>
          <w:rFonts w:ascii="David" w:cs="David" w:hint="cs"/>
          <w:sz w:val="24"/>
          <w:szCs w:val="24"/>
          <w:rtl/>
        </w:rPr>
        <w:t>המסמכים</w:t>
      </w:r>
      <w:r>
        <w:rPr>
          <w:rFonts w:ascii="David" w:cs="David" w:hint="cs"/>
          <w:sz w:val="24"/>
          <w:szCs w:val="24"/>
        </w:rPr>
        <w:t xml:space="preserve"> </w:t>
      </w:r>
      <w:r>
        <w:rPr>
          <w:rFonts w:ascii="David" w:cs="David" w:hint="cs"/>
          <w:sz w:val="24"/>
          <w:szCs w:val="24"/>
          <w:rtl/>
        </w:rPr>
        <w:t>המהווים</w:t>
      </w:r>
      <w:r>
        <w:rPr>
          <w:rFonts w:ascii="David" w:cs="David" w:hint="cs"/>
          <w:sz w:val="24"/>
          <w:szCs w:val="24"/>
        </w:rPr>
        <w:t xml:space="preserve"> </w:t>
      </w:r>
      <w:r>
        <w:rPr>
          <w:rFonts w:ascii="David" w:cs="David" w:hint="cs"/>
          <w:sz w:val="24"/>
          <w:szCs w:val="24"/>
          <w:rtl/>
        </w:rPr>
        <w:t>את</w:t>
      </w:r>
      <w:r>
        <w:rPr>
          <w:rFonts w:ascii="David" w:cs="David" w:hint="cs"/>
          <w:sz w:val="24"/>
          <w:szCs w:val="24"/>
        </w:rPr>
        <w:t xml:space="preserve"> </w:t>
      </w:r>
      <w:r>
        <w:rPr>
          <w:rFonts w:ascii="David" w:cs="David" w:hint="cs"/>
          <w:sz w:val="24"/>
          <w:szCs w:val="24"/>
          <w:rtl/>
        </w:rPr>
        <w:t>החוזה</w:t>
      </w:r>
      <w:r>
        <w:rPr>
          <w:rFonts w:ascii="David" w:cs="David" w:hint="cs"/>
          <w:sz w:val="24"/>
          <w:szCs w:val="24"/>
        </w:rPr>
        <w:t xml:space="preserve"> </w:t>
      </w:r>
      <w:r>
        <w:rPr>
          <w:rFonts w:ascii="David" w:cs="David" w:hint="cs"/>
          <w:sz w:val="24"/>
          <w:szCs w:val="24"/>
          <w:rtl/>
        </w:rPr>
        <w:t>שייחתם</w:t>
      </w:r>
      <w:r>
        <w:rPr>
          <w:rFonts w:ascii="David" w:cs="David" w:hint="cs"/>
          <w:sz w:val="24"/>
          <w:szCs w:val="24"/>
        </w:rPr>
        <w:t xml:space="preserve"> </w:t>
      </w:r>
      <w:r>
        <w:rPr>
          <w:rFonts w:ascii="David" w:cs="David" w:hint="cs"/>
          <w:sz w:val="24"/>
          <w:szCs w:val="24"/>
          <w:rtl/>
        </w:rPr>
        <w:t>בין</w:t>
      </w:r>
      <w:r>
        <w:rPr>
          <w:rFonts w:ascii="David" w:cs="David" w:hint="cs"/>
          <w:sz w:val="24"/>
          <w:szCs w:val="24"/>
        </w:rPr>
        <w:t xml:space="preserve"> </w:t>
      </w:r>
      <w:r>
        <w:rPr>
          <w:rFonts w:ascii="David" w:cs="David" w:hint="cs"/>
          <w:sz w:val="24"/>
          <w:szCs w:val="24"/>
          <w:rtl/>
        </w:rPr>
        <w:t>משרד הביטחון</w:t>
      </w:r>
      <w:r>
        <w:rPr>
          <w:rFonts w:ascii="David" w:cs="David" w:hint="cs"/>
          <w:sz w:val="24"/>
          <w:szCs w:val="24"/>
        </w:rPr>
        <w:t xml:space="preserve"> </w:t>
      </w:r>
      <w:r>
        <w:rPr>
          <w:rFonts w:ascii="David" w:cs="David" w:hint="cs"/>
          <w:sz w:val="24"/>
          <w:szCs w:val="24"/>
          <w:rtl/>
        </w:rPr>
        <w:t>לבין</w:t>
      </w:r>
      <w:r>
        <w:rPr>
          <w:rFonts w:ascii="David" w:cs="David" w:hint="cs"/>
          <w:sz w:val="24"/>
          <w:szCs w:val="24"/>
        </w:rPr>
        <w:t xml:space="preserve"> </w:t>
      </w:r>
      <w:r>
        <w:rPr>
          <w:rFonts w:ascii="David" w:cs="David" w:hint="cs"/>
          <w:sz w:val="24"/>
          <w:szCs w:val="24"/>
          <w:rtl/>
        </w:rPr>
        <w:t>הספק</w:t>
      </w:r>
      <w:r>
        <w:rPr>
          <w:rFonts w:ascii="David" w:cs="David" w:hint="cs"/>
          <w:sz w:val="24"/>
          <w:szCs w:val="24"/>
        </w:rPr>
        <w:t xml:space="preserve"> </w:t>
      </w:r>
      <w:r>
        <w:rPr>
          <w:rFonts w:ascii="David" w:cs="David" w:hint="cs"/>
          <w:sz w:val="24"/>
          <w:szCs w:val="24"/>
          <w:rtl/>
        </w:rPr>
        <w:t>הזוכה במכרז,</w:t>
      </w:r>
      <w:r>
        <w:rPr>
          <w:rFonts w:ascii="David" w:cs="David" w:hint="cs"/>
          <w:sz w:val="24"/>
          <w:szCs w:val="24"/>
        </w:rPr>
        <w:t xml:space="preserve"> </w:t>
      </w:r>
      <w:r>
        <w:rPr>
          <w:rFonts w:ascii="David" w:cs="David" w:hint="cs"/>
          <w:sz w:val="24"/>
          <w:szCs w:val="24"/>
          <w:rtl/>
        </w:rPr>
        <w:t>לרבות</w:t>
      </w:r>
      <w:r>
        <w:rPr>
          <w:rFonts w:ascii="David" w:cs="David" w:hint="cs"/>
          <w:sz w:val="24"/>
          <w:szCs w:val="24"/>
        </w:rPr>
        <w:t xml:space="preserve"> </w:t>
      </w:r>
      <w:r>
        <w:rPr>
          <w:rFonts w:ascii="David" w:cs="David" w:hint="cs"/>
          <w:sz w:val="24"/>
          <w:szCs w:val="24"/>
          <w:rtl/>
        </w:rPr>
        <w:t>מסמך התנאים</w:t>
      </w:r>
      <w:r>
        <w:rPr>
          <w:rFonts w:ascii="David" w:cs="David" w:hint="cs"/>
          <w:sz w:val="24"/>
          <w:szCs w:val="24"/>
        </w:rPr>
        <w:t xml:space="preserve"> </w:t>
      </w:r>
      <w:r>
        <w:rPr>
          <w:rFonts w:ascii="David" w:cs="David" w:hint="cs"/>
          <w:sz w:val="24"/>
          <w:szCs w:val="24"/>
          <w:rtl/>
        </w:rPr>
        <w:t>הכלליים</w:t>
      </w:r>
      <w:r>
        <w:rPr>
          <w:rFonts w:ascii="David" w:cs="David" w:hint="cs"/>
          <w:sz w:val="24"/>
          <w:szCs w:val="24"/>
        </w:rPr>
        <w:t xml:space="preserve"> </w:t>
      </w:r>
      <w:r>
        <w:rPr>
          <w:rFonts w:ascii="David" w:cs="David" w:hint="cs"/>
          <w:sz w:val="24"/>
          <w:szCs w:val="24"/>
          <w:rtl/>
        </w:rPr>
        <w:t>והנספחים</w:t>
      </w:r>
      <w:r>
        <w:rPr>
          <w:rFonts w:ascii="David" w:cs="David" w:hint="cs"/>
          <w:sz w:val="24"/>
          <w:szCs w:val="24"/>
        </w:rPr>
        <w:t xml:space="preserve"> </w:t>
      </w:r>
      <w:r>
        <w:rPr>
          <w:rFonts w:ascii="David" w:cs="David" w:hint="cs"/>
          <w:sz w:val="24"/>
          <w:szCs w:val="24"/>
          <w:rtl/>
        </w:rPr>
        <w:t>השונים</w:t>
      </w:r>
      <w:r>
        <w:rPr>
          <w:rFonts w:ascii="David" w:cs="David" w:hint="cs"/>
          <w:sz w:val="24"/>
          <w:szCs w:val="24"/>
        </w:rPr>
        <w:t xml:space="preserve"> </w:t>
      </w:r>
      <w:r>
        <w:rPr>
          <w:rFonts w:ascii="David" w:cs="David" w:hint="cs"/>
          <w:sz w:val="24"/>
          <w:szCs w:val="24"/>
          <w:rtl/>
        </w:rPr>
        <w:t>המצורפים</w:t>
      </w:r>
      <w:r>
        <w:rPr>
          <w:rFonts w:ascii="David" w:cs="David" w:hint="cs"/>
          <w:sz w:val="24"/>
          <w:szCs w:val="24"/>
        </w:rPr>
        <w:t xml:space="preserve"> </w:t>
      </w:r>
      <w:r>
        <w:rPr>
          <w:rFonts w:ascii="David" w:cs="David" w:hint="cs"/>
          <w:sz w:val="24"/>
          <w:szCs w:val="24"/>
          <w:rtl/>
        </w:rPr>
        <w:t>להזמנה</w:t>
      </w:r>
      <w:r>
        <w:rPr>
          <w:rFonts w:ascii="David" w:cs="David" w:hint="cs"/>
          <w:sz w:val="24"/>
          <w:szCs w:val="24"/>
        </w:rPr>
        <w:t>.</w:t>
      </w:r>
    </w:p>
    <w:p w:rsidR="00953789" w:rsidRPr="00A41EC2" w:rsidRDefault="00953789" w:rsidP="00CD2B3B">
      <w:pPr>
        <w:numPr>
          <w:ilvl w:val="2"/>
          <w:numId w:val="1"/>
        </w:numPr>
        <w:tabs>
          <w:tab w:val="num" w:pos="1841"/>
          <w:tab w:val="left" w:pos="3117"/>
        </w:tabs>
        <w:spacing w:line="360" w:lineRule="auto"/>
        <w:ind w:left="1854"/>
        <w:jc w:val="both"/>
        <w:rPr>
          <w:rFonts w:cs="David"/>
          <w:sz w:val="24"/>
          <w:szCs w:val="24"/>
        </w:rPr>
      </w:pPr>
      <w:r w:rsidRPr="005E5B30">
        <w:rPr>
          <w:rFonts w:cs="David"/>
          <w:b/>
          <w:bCs/>
          <w:sz w:val="24"/>
          <w:szCs w:val="24"/>
          <w:rtl/>
        </w:rPr>
        <w:t>"</w:t>
      </w:r>
      <w:r>
        <w:rPr>
          <w:rFonts w:cs="David" w:hint="cs"/>
          <w:b/>
          <w:bCs/>
          <w:sz w:val="24"/>
          <w:szCs w:val="24"/>
          <w:rtl/>
        </w:rPr>
        <w:t>החברה המפעילה</w:t>
      </w:r>
      <w:r w:rsidRPr="005E5B30">
        <w:rPr>
          <w:rFonts w:cs="David"/>
          <w:b/>
          <w:bCs/>
          <w:sz w:val="24"/>
          <w:szCs w:val="24"/>
          <w:rtl/>
        </w:rPr>
        <w:t>"</w:t>
      </w:r>
      <w:r w:rsidRPr="008B76DE">
        <w:rPr>
          <w:rFonts w:cs="David" w:hint="cs"/>
          <w:sz w:val="24"/>
          <w:szCs w:val="24"/>
          <w:rtl/>
        </w:rPr>
        <w:t xml:space="preserve"> </w:t>
      </w:r>
      <w:r>
        <w:rPr>
          <w:rFonts w:cs="David" w:hint="cs"/>
          <w:sz w:val="24"/>
          <w:szCs w:val="24"/>
          <w:rtl/>
        </w:rPr>
        <w:t>-</w:t>
      </w:r>
      <w:r w:rsidRPr="00A41EC2">
        <w:rPr>
          <w:rFonts w:cs="David"/>
          <w:sz w:val="24"/>
          <w:szCs w:val="24"/>
          <w:rtl/>
        </w:rPr>
        <w:t xml:space="preserve"> </w:t>
      </w:r>
      <w:r>
        <w:rPr>
          <w:rFonts w:cs="David" w:hint="cs"/>
          <w:sz w:val="24"/>
          <w:szCs w:val="24"/>
          <w:rtl/>
        </w:rPr>
        <w:t>החברה הזוכה</w:t>
      </w:r>
      <w:r w:rsidRPr="008B76DE">
        <w:rPr>
          <w:rFonts w:cs="David"/>
          <w:sz w:val="24"/>
          <w:szCs w:val="24"/>
        </w:rPr>
        <w:t xml:space="preserve"> </w:t>
      </w:r>
      <w:r>
        <w:rPr>
          <w:rFonts w:cs="David" w:hint="cs"/>
          <w:sz w:val="24"/>
          <w:szCs w:val="24"/>
          <w:rtl/>
        </w:rPr>
        <w:t>עמה</w:t>
      </w:r>
      <w:r w:rsidRPr="008B76DE">
        <w:rPr>
          <w:rFonts w:cs="David"/>
          <w:sz w:val="24"/>
          <w:szCs w:val="24"/>
        </w:rPr>
        <w:t xml:space="preserve"> </w:t>
      </w:r>
      <w:r w:rsidRPr="008B76DE">
        <w:rPr>
          <w:rFonts w:cs="David" w:hint="cs"/>
          <w:sz w:val="24"/>
          <w:szCs w:val="24"/>
          <w:rtl/>
        </w:rPr>
        <w:t>התקשר</w:t>
      </w:r>
      <w:r w:rsidRPr="008B76DE">
        <w:rPr>
          <w:rFonts w:cs="David"/>
          <w:sz w:val="24"/>
          <w:szCs w:val="24"/>
        </w:rPr>
        <w:t xml:space="preserve"> </w:t>
      </w:r>
      <w:r w:rsidRPr="008B76DE">
        <w:rPr>
          <w:rFonts w:cs="David" w:hint="cs"/>
          <w:sz w:val="24"/>
          <w:szCs w:val="24"/>
          <w:rtl/>
        </w:rPr>
        <w:t>המשרד</w:t>
      </w:r>
      <w:r>
        <w:rPr>
          <w:rFonts w:cs="David" w:hint="cs"/>
          <w:sz w:val="24"/>
          <w:szCs w:val="24"/>
          <w:rtl/>
        </w:rPr>
        <w:t xml:space="preserve"> במסגרת הזמנה.</w:t>
      </w:r>
    </w:p>
    <w:p w:rsidR="005D5049" w:rsidRDefault="00953789" w:rsidP="002E0B7E">
      <w:pPr>
        <w:numPr>
          <w:ilvl w:val="2"/>
          <w:numId w:val="1"/>
        </w:numPr>
        <w:tabs>
          <w:tab w:val="num" w:pos="1841"/>
        </w:tabs>
        <w:spacing w:line="360" w:lineRule="auto"/>
        <w:ind w:left="1854"/>
        <w:jc w:val="both"/>
        <w:rPr>
          <w:rFonts w:cs="David" w:hint="cs"/>
          <w:sz w:val="24"/>
          <w:szCs w:val="24"/>
        </w:rPr>
      </w:pPr>
      <w:r>
        <w:rPr>
          <w:rFonts w:cs="David" w:hint="cs"/>
          <w:b/>
          <w:bCs/>
          <w:sz w:val="24"/>
          <w:szCs w:val="24"/>
          <w:rtl/>
        </w:rPr>
        <w:t>"</w:t>
      </w:r>
      <w:r w:rsidRPr="005E5B30">
        <w:rPr>
          <w:rFonts w:cs="David" w:hint="cs"/>
          <w:b/>
          <w:bCs/>
          <w:sz w:val="24"/>
          <w:szCs w:val="24"/>
          <w:rtl/>
        </w:rPr>
        <w:t>המזמין"</w:t>
      </w:r>
      <w:r w:rsidRPr="008B76DE">
        <w:rPr>
          <w:rFonts w:cs="David" w:hint="cs"/>
          <w:sz w:val="24"/>
          <w:szCs w:val="24"/>
          <w:rtl/>
        </w:rPr>
        <w:t xml:space="preserve"> - </w:t>
      </w:r>
      <w:r>
        <w:rPr>
          <w:rFonts w:cs="David" w:hint="cs"/>
          <w:sz w:val="24"/>
          <w:szCs w:val="24"/>
          <w:rtl/>
        </w:rPr>
        <w:t>לצורך מסמך זה הינו צה"ל</w:t>
      </w:r>
      <w:r w:rsidR="00CD2B3B">
        <w:rPr>
          <w:rFonts w:cs="David" w:hint="cs"/>
          <w:sz w:val="24"/>
          <w:szCs w:val="24"/>
          <w:rtl/>
        </w:rPr>
        <w:t xml:space="preserve"> </w:t>
      </w:r>
      <w:r>
        <w:rPr>
          <w:rFonts w:cs="David" w:hint="cs"/>
          <w:sz w:val="24"/>
          <w:szCs w:val="24"/>
          <w:rtl/>
        </w:rPr>
        <w:t>-</w:t>
      </w:r>
      <w:r w:rsidR="00CD2B3B">
        <w:rPr>
          <w:rFonts w:cs="David" w:hint="cs"/>
          <w:sz w:val="24"/>
          <w:szCs w:val="24"/>
          <w:rtl/>
        </w:rPr>
        <w:t xml:space="preserve"> </w:t>
      </w:r>
      <w:r w:rsidRPr="008B76DE">
        <w:rPr>
          <w:rFonts w:cs="David" w:hint="cs"/>
          <w:sz w:val="24"/>
          <w:szCs w:val="24"/>
          <w:rtl/>
        </w:rPr>
        <w:t>מרכז</w:t>
      </w:r>
      <w:r w:rsidRPr="008B76DE">
        <w:rPr>
          <w:rFonts w:cs="David"/>
          <w:sz w:val="24"/>
          <w:szCs w:val="24"/>
        </w:rPr>
        <w:t xml:space="preserve"> </w:t>
      </w:r>
      <w:r w:rsidRPr="008B76DE">
        <w:rPr>
          <w:rFonts w:cs="David" w:hint="cs"/>
          <w:sz w:val="24"/>
          <w:szCs w:val="24"/>
          <w:rtl/>
        </w:rPr>
        <w:t>הדלק</w:t>
      </w:r>
      <w:r w:rsidR="00BE57EF">
        <w:rPr>
          <w:rFonts w:cs="David" w:hint="cs"/>
          <w:sz w:val="24"/>
          <w:szCs w:val="24"/>
          <w:rtl/>
        </w:rPr>
        <w:t xml:space="preserve"> </w:t>
      </w:r>
      <w:r w:rsidR="00CD2B3B">
        <w:rPr>
          <w:rFonts w:cs="David" w:hint="cs"/>
          <w:sz w:val="24"/>
          <w:szCs w:val="24"/>
          <w:rtl/>
        </w:rPr>
        <w:t xml:space="preserve">(להלן: "המזמין-צה"ל) </w:t>
      </w:r>
      <w:r w:rsidR="00BE57EF">
        <w:rPr>
          <w:rFonts w:cs="David" w:hint="cs"/>
          <w:sz w:val="24"/>
          <w:szCs w:val="24"/>
          <w:rtl/>
        </w:rPr>
        <w:t>ומשהב"ט</w:t>
      </w:r>
      <w:r w:rsidR="00CD2B3B">
        <w:rPr>
          <w:rFonts w:cs="David" w:hint="cs"/>
          <w:sz w:val="24"/>
          <w:szCs w:val="24"/>
          <w:rtl/>
        </w:rPr>
        <w:t xml:space="preserve"> </w:t>
      </w:r>
      <w:r w:rsidR="00BE57EF">
        <w:rPr>
          <w:rFonts w:cs="David" w:hint="cs"/>
          <w:sz w:val="24"/>
          <w:szCs w:val="24"/>
          <w:rtl/>
        </w:rPr>
        <w:t>-</w:t>
      </w:r>
      <w:r w:rsidR="00CD2B3B">
        <w:rPr>
          <w:rFonts w:cs="David" w:hint="cs"/>
          <w:sz w:val="24"/>
          <w:szCs w:val="24"/>
          <w:rtl/>
        </w:rPr>
        <w:t xml:space="preserve"> </w:t>
      </w:r>
      <w:r w:rsidR="00BE57EF">
        <w:rPr>
          <w:rFonts w:cs="David" w:hint="cs"/>
          <w:sz w:val="24"/>
          <w:szCs w:val="24"/>
          <w:rtl/>
        </w:rPr>
        <w:t>אמו"ן</w:t>
      </w:r>
      <w:r w:rsidR="00CD2B3B">
        <w:rPr>
          <w:rFonts w:cs="David" w:hint="cs"/>
          <w:sz w:val="24"/>
          <w:szCs w:val="24"/>
          <w:rtl/>
        </w:rPr>
        <w:t xml:space="preserve"> </w:t>
      </w:r>
      <w:r w:rsidR="00BE57EF">
        <w:rPr>
          <w:rFonts w:cs="David" w:hint="cs"/>
          <w:sz w:val="24"/>
          <w:szCs w:val="24"/>
          <w:rtl/>
        </w:rPr>
        <w:t>-</w:t>
      </w:r>
      <w:r w:rsidR="00CD2B3B">
        <w:rPr>
          <w:rFonts w:cs="David" w:hint="cs"/>
          <w:sz w:val="24"/>
          <w:szCs w:val="24"/>
          <w:rtl/>
        </w:rPr>
        <w:t xml:space="preserve"> </w:t>
      </w:r>
      <w:r w:rsidR="00BE57EF">
        <w:rPr>
          <w:rFonts w:cs="David" w:hint="cs"/>
          <w:sz w:val="24"/>
          <w:szCs w:val="24"/>
          <w:rtl/>
        </w:rPr>
        <w:t>חטיבת תחבורה</w:t>
      </w:r>
      <w:r w:rsidR="00C96948">
        <w:rPr>
          <w:rFonts w:cs="David" w:hint="cs"/>
          <w:sz w:val="24"/>
          <w:szCs w:val="24"/>
          <w:rtl/>
        </w:rPr>
        <w:t xml:space="preserve"> על כל תתי יחידותיו</w:t>
      </w:r>
      <w:r w:rsidR="00CD2B3B">
        <w:rPr>
          <w:rFonts w:cs="David" w:hint="cs"/>
          <w:sz w:val="24"/>
          <w:szCs w:val="24"/>
          <w:rtl/>
        </w:rPr>
        <w:t xml:space="preserve"> (להלן: "המזמין </w:t>
      </w:r>
      <w:r w:rsidR="00CD2B3B">
        <w:rPr>
          <w:rFonts w:cs="David"/>
          <w:sz w:val="24"/>
          <w:szCs w:val="24"/>
          <w:rtl/>
        </w:rPr>
        <w:t>–</w:t>
      </w:r>
      <w:r w:rsidR="00CD2B3B">
        <w:rPr>
          <w:rFonts w:cs="David" w:hint="cs"/>
          <w:sz w:val="24"/>
          <w:szCs w:val="24"/>
          <w:rtl/>
        </w:rPr>
        <w:t xml:space="preserve"> אמו"ן")</w:t>
      </w:r>
      <w:r w:rsidR="002E0B7E">
        <w:rPr>
          <w:rFonts w:cs="David" w:hint="cs"/>
          <w:sz w:val="24"/>
          <w:szCs w:val="24"/>
          <w:rtl/>
        </w:rPr>
        <w:t>.</w:t>
      </w:r>
    </w:p>
    <w:p w:rsidR="00953789" w:rsidRDefault="005D5049" w:rsidP="002E0B7E">
      <w:pPr>
        <w:numPr>
          <w:ilvl w:val="2"/>
          <w:numId w:val="1"/>
        </w:numPr>
        <w:tabs>
          <w:tab w:val="num" w:pos="1841"/>
        </w:tabs>
        <w:spacing w:line="360" w:lineRule="auto"/>
        <w:ind w:left="1854"/>
        <w:jc w:val="both"/>
        <w:rPr>
          <w:rFonts w:cs="David" w:hint="cs"/>
          <w:sz w:val="24"/>
          <w:szCs w:val="24"/>
        </w:rPr>
      </w:pPr>
      <w:r w:rsidRPr="002E0B7E">
        <w:rPr>
          <w:rFonts w:cs="David" w:hint="cs"/>
          <w:b/>
          <w:bCs/>
          <w:sz w:val="24"/>
          <w:szCs w:val="24"/>
          <w:rtl/>
        </w:rPr>
        <w:t>"</w:t>
      </w:r>
      <w:r w:rsidR="002E0B7E">
        <w:rPr>
          <w:rFonts w:cs="David" w:hint="cs"/>
          <w:b/>
          <w:bCs/>
          <w:sz w:val="24"/>
          <w:szCs w:val="24"/>
          <w:rtl/>
        </w:rPr>
        <w:t>קוד</w:t>
      </w:r>
      <w:r w:rsidRPr="002E0B7E">
        <w:rPr>
          <w:rFonts w:cs="David" w:hint="cs"/>
          <w:b/>
          <w:bCs/>
          <w:sz w:val="24"/>
          <w:szCs w:val="24"/>
          <w:rtl/>
        </w:rPr>
        <w:t xml:space="preserve"> לקוח"</w:t>
      </w:r>
      <w:r>
        <w:rPr>
          <w:rFonts w:cs="David" w:hint="cs"/>
          <w:sz w:val="24"/>
          <w:szCs w:val="24"/>
          <w:rtl/>
        </w:rPr>
        <w:t xml:space="preserve"> - </w:t>
      </w:r>
      <w:r w:rsidR="002E0B7E">
        <w:rPr>
          <w:rFonts w:cs="David" w:hint="cs"/>
          <w:sz w:val="24"/>
          <w:szCs w:val="24"/>
          <w:rtl/>
        </w:rPr>
        <w:t xml:space="preserve">לכל אחד מהגופים המוגדרים כמזמינים, לרבות תתי היחידות, יוקצה </w:t>
      </w:r>
      <w:r>
        <w:rPr>
          <w:rFonts w:cs="David" w:hint="cs"/>
          <w:sz w:val="24"/>
          <w:szCs w:val="24"/>
          <w:rtl/>
        </w:rPr>
        <w:t>קוד חד חד ערכי שישמש לשיוך כלי הרכב</w:t>
      </w:r>
      <w:r w:rsidR="00C37266">
        <w:rPr>
          <w:rFonts w:cs="David" w:hint="cs"/>
          <w:sz w:val="24"/>
          <w:szCs w:val="24"/>
          <w:rtl/>
        </w:rPr>
        <w:t>/כרטיס התדלוק</w:t>
      </w:r>
      <w:r>
        <w:rPr>
          <w:rFonts w:cs="David" w:hint="cs"/>
          <w:sz w:val="24"/>
          <w:szCs w:val="24"/>
          <w:rtl/>
        </w:rPr>
        <w:t xml:space="preserve"> למזמין </w:t>
      </w:r>
      <w:r w:rsidR="00C37266">
        <w:rPr>
          <w:rFonts w:cs="David" w:hint="cs"/>
          <w:sz w:val="24"/>
          <w:szCs w:val="24"/>
          <w:rtl/>
        </w:rPr>
        <w:t xml:space="preserve">הרלוונטי </w:t>
      </w:r>
      <w:r>
        <w:rPr>
          <w:rFonts w:cs="David" w:hint="cs"/>
          <w:sz w:val="24"/>
          <w:szCs w:val="24"/>
          <w:rtl/>
        </w:rPr>
        <w:t>מקבל השירות</w:t>
      </w:r>
      <w:r w:rsidR="002E0B7E">
        <w:rPr>
          <w:rFonts w:cs="David" w:hint="cs"/>
          <w:sz w:val="24"/>
          <w:szCs w:val="24"/>
          <w:rtl/>
        </w:rPr>
        <w:t>, בהתאם להנחיות המשרד</w:t>
      </w:r>
    </w:p>
    <w:p w:rsidR="00953789" w:rsidRDefault="00953789" w:rsidP="00CD2B3B">
      <w:pPr>
        <w:numPr>
          <w:ilvl w:val="2"/>
          <w:numId w:val="1"/>
        </w:numPr>
        <w:tabs>
          <w:tab w:val="num" w:pos="1841"/>
        </w:tabs>
        <w:spacing w:line="360" w:lineRule="auto"/>
        <w:ind w:left="1854"/>
        <w:jc w:val="both"/>
        <w:rPr>
          <w:rFonts w:cs="David" w:hint="cs"/>
          <w:sz w:val="24"/>
          <w:szCs w:val="24"/>
        </w:rPr>
      </w:pPr>
      <w:r w:rsidRPr="005E5B30">
        <w:rPr>
          <w:rFonts w:cs="David"/>
          <w:b/>
          <w:bCs/>
          <w:sz w:val="24"/>
          <w:szCs w:val="24"/>
          <w:rtl/>
        </w:rPr>
        <w:t>"המשרד"</w:t>
      </w:r>
      <w:r w:rsidRPr="005E5B30">
        <w:rPr>
          <w:rFonts w:cs="David" w:hint="cs"/>
          <w:b/>
          <w:bCs/>
          <w:sz w:val="24"/>
          <w:szCs w:val="24"/>
          <w:rtl/>
        </w:rPr>
        <w:t xml:space="preserve"> או "משהב"ט"</w:t>
      </w:r>
      <w:r w:rsidRPr="008B76DE">
        <w:rPr>
          <w:rFonts w:cs="David" w:hint="cs"/>
          <w:sz w:val="24"/>
          <w:szCs w:val="24"/>
          <w:rtl/>
        </w:rPr>
        <w:t xml:space="preserve"> -</w:t>
      </w:r>
      <w:r w:rsidRPr="00A41EC2">
        <w:rPr>
          <w:rFonts w:cs="David"/>
          <w:sz w:val="24"/>
          <w:szCs w:val="24"/>
          <w:rtl/>
        </w:rPr>
        <w:t xml:space="preserve"> </w:t>
      </w:r>
      <w:r w:rsidRPr="00A41EC2">
        <w:rPr>
          <w:rFonts w:cs="David" w:hint="cs"/>
          <w:sz w:val="24"/>
          <w:szCs w:val="24"/>
          <w:rtl/>
        </w:rPr>
        <w:t>מדינת</w:t>
      </w:r>
      <w:r w:rsidRPr="00A41EC2">
        <w:rPr>
          <w:rFonts w:cs="David"/>
          <w:sz w:val="24"/>
          <w:szCs w:val="24"/>
        </w:rPr>
        <w:t xml:space="preserve"> </w:t>
      </w:r>
      <w:r w:rsidRPr="00A41EC2">
        <w:rPr>
          <w:rFonts w:cs="David" w:hint="cs"/>
          <w:sz w:val="24"/>
          <w:szCs w:val="24"/>
          <w:rtl/>
        </w:rPr>
        <w:t>ישראל</w:t>
      </w:r>
      <w:r>
        <w:rPr>
          <w:rFonts w:cs="David" w:hint="cs"/>
          <w:sz w:val="24"/>
          <w:szCs w:val="24"/>
          <w:rtl/>
        </w:rPr>
        <w:t xml:space="preserve"> </w:t>
      </w:r>
      <w:r>
        <w:rPr>
          <w:rFonts w:cs="David"/>
          <w:sz w:val="24"/>
          <w:szCs w:val="24"/>
        </w:rPr>
        <w:t>-</w:t>
      </w:r>
      <w:r>
        <w:rPr>
          <w:rFonts w:cs="David" w:hint="cs"/>
          <w:sz w:val="24"/>
          <w:szCs w:val="24"/>
          <w:rtl/>
        </w:rPr>
        <w:t xml:space="preserve"> </w:t>
      </w:r>
      <w:r w:rsidRPr="00A41EC2">
        <w:rPr>
          <w:rFonts w:cs="David" w:hint="cs"/>
          <w:sz w:val="24"/>
          <w:szCs w:val="24"/>
          <w:rtl/>
        </w:rPr>
        <w:t>משרד</w:t>
      </w:r>
      <w:r w:rsidRPr="00A41EC2">
        <w:rPr>
          <w:rFonts w:cs="David"/>
          <w:sz w:val="24"/>
          <w:szCs w:val="24"/>
        </w:rPr>
        <w:t xml:space="preserve"> </w:t>
      </w:r>
      <w:r w:rsidRPr="00A41EC2">
        <w:rPr>
          <w:rFonts w:cs="David" w:hint="cs"/>
          <w:sz w:val="24"/>
          <w:szCs w:val="24"/>
          <w:rtl/>
        </w:rPr>
        <w:t>הביטחון</w:t>
      </w:r>
      <w:r w:rsidRPr="00A41EC2">
        <w:rPr>
          <w:rFonts w:cs="David"/>
          <w:sz w:val="24"/>
          <w:szCs w:val="24"/>
        </w:rPr>
        <w:t xml:space="preserve"> </w:t>
      </w:r>
      <w:r w:rsidRPr="00A41EC2">
        <w:rPr>
          <w:rFonts w:cs="David" w:hint="cs"/>
          <w:sz w:val="24"/>
          <w:szCs w:val="24"/>
          <w:rtl/>
        </w:rPr>
        <w:t>באמצעות</w:t>
      </w:r>
      <w:r w:rsidRPr="00A41EC2">
        <w:rPr>
          <w:rFonts w:cs="David"/>
          <w:sz w:val="24"/>
          <w:szCs w:val="24"/>
        </w:rPr>
        <w:t xml:space="preserve"> </w:t>
      </w:r>
      <w:r w:rsidRPr="00A41EC2">
        <w:rPr>
          <w:rFonts w:cs="David" w:hint="cs"/>
          <w:sz w:val="24"/>
          <w:szCs w:val="24"/>
          <w:rtl/>
        </w:rPr>
        <w:t>מנה</w:t>
      </w:r>
      <w:r w:rsidRPr="00A41EC2">
        <w:rPr>
          <w:rFonts w:cs="David"/>
          <w:sz w:val="24"/>
          <w:szCs w:val="24"/>
        </w:rPr>
        <w:t>"</w:t>
      </w:r>
      <w:r w:rsidRPr="00A41EC2">
        <w:rPr>
          <w:rFonts w:cs="David" w:hint="cs"/>
          <w:sz w:val="24"/>
          <w:szCs w:val="24"/>
          <w:rtl/>
        </w:rPr>
        <w:t>ר</w:t>
      </w:r>
      <w:r>
        <w:rPr>
          <w:rFonts w:cs="David"/>
          <w:sz w:val="24"/>
          <w:szCs w:val="24"/>
        </w:rPr>
        <w:t>-</w:t>
      </w:r>
      <w:r w:rsidRPr="00A41EC2">
        <w:rPr>
          <w:rFonts w:cs="David" w:hint="cs"/>
          <w:sz w:val="24"/>
          <w:szCs w:val="24"/>
          <w:rtl/>
        </w:rPr>
        <w:t>מערכת</w:t>
      </w:r>
      <w:r w:rsidRPr="00A41EC2">
        <w:rPr>
          <w:rFonts w:cs="David"/>
          <w:sz w:val="24"/>
          <w:szCs w:val="24"/>
        </w:rPr>
        <w:t xml:space="preserve"> </w:t>
      </w:r>
      <w:r w:rsidRPr="00A41EC2">
        <w:rPr>
          <w:rFonts w:cs="David" w:hint="cs"/>
          <w:sz w:val="24"/>
          <w:szCs w:val="24"/>
          <w:rtl/>
        </w:rPr>
        <w:t>דלק</w:t>
      </w:r>
      <w:r w:rsidRPr="00A41EC2">
        <w:rPr>
          <w:rFonts w:cs="David"/>
          <w:sz w:val="24"/>
          <w:szCs w:val="24"/>
        </w:rPr>
        <w:t>.</w:t>
      </w:r>
      <w:r w:rsidRPr="008B76DE">
        <w:rPr>
          <w:rFonts w:cs="David"/>
          <w:sz w:val="24"/>
          <w:szCs w:val="24"/>
          <w:rtl/>
        </w:rPr>
        <w:t xml:space="preserve"> </w:t>
      </w:r>
    </w:p>
    <w:p w:rsidR="00953789" w:rsidRPr="00300CDB" w:rsidRDefault="00953789" w:rsidP="00CD2B3B">
      <w:pPr>
        <w:numPr>
          <w:ilvl w:val="2"/>
          <w:numId w:val="1"/>
        </w:numPr>
        <w:tabs>
          <w:tab w:val="num" w:pos="1841"/>
        </w:tabs>
        <w:spacing w:line="360" w:lineRule="auto"/>
        <w:ind w:left="1854"/>
        <w:jc w:val="both"/>
        <w:rPr>
          <w:rFonts w:cs="David"/>
          <w:b/>
          <w:bCs/>
          <w:sz w:val="24"/>
          <w:szCs w:val="24"/>
        </w:rPr>
      </w:pPr>
      <w:r w:rsidRPr="00300CDB">
        <w:rPr>
          <w:rFonts w:cs="David" w:hint="cs"/>
          <w:b/>
          <w:bCs/>
          <w:sz w:val="24"/>
          <w:szCs w:val="24"/>
          <w:rtl/>
        </w:rPr>
        <w:t xml:space="preserve">"הקמת רכב" - </w:t>
      </w:r>
      <w:r>
        <w:rPr>
          <w:rFonts w:cs="David" w:hint="cs"/>
          <w:sz w:val="24"/>
          <w:szCs w:val="24"/>
          <w:rtl/>
        </w:rPr>
        <w:t>הגדרת רכב חדש על מכלול נתוניו במערכות המחשוב של המזמין, החברה המפעילה, חברות הדלק, החברה המתפעלת את מערכת פטרו"ל וחברת התקני התדלוק.</w:t>
      </w:r>
    </w:p>
    <w:p w:rsidR="00953789" w:rsidRPr="009601F7" w:rsidRDefault="00953789" w:rsidP="00CD2B3B">
      <w:pPr>
        <w:numPr>
          <w:ilvl w:val="2"/>
          <w:numId w:val="1"/>
        </w:numPr>
        <w:tabs>
          <w:tab w:val="num" w:pos="1841"/>
        </w:tabs>
        <w:spacing w:line="360" w:lineRule="auto"/>
        <w:ind w:left="1854"/>
        <w:jc w:val="both"/>
        <w:rPr>
          <w:rFonts w:cs="David"/>
          <w:sz w:val="24"/>
          <w:szCs w:val="24"/>
        </w:rPr>
      </w:pPr>
      <w:r w:rsidRPr="005E5B30">
        <w:rPr>
          <w:rFonts w:cs="David" w:hint="cs"/>
          <w:b/>
          <w:bCs/>
          <w:sz w:val="24"/>
          <w:szCs w:val="24"/>
          <w:rtl/>
        </w:rPr>
        <w:t>"השירות"</w:t>
      </w:r>
      <w:r w:rsidRPr="008B76DE">
        <w:rPr>
          <w:rFonts w:cs="David" w:hint="cs"/>
          <w:sz w:val="24"/>
          <w:szCs w:val="24"/>
          <w:rtl/>
        </w:rPr>
        <w:t xml:space="preserve"> - הפעלת מערכת מחשוב</w:t>
      </w:r>
      <w:r>
        <w:rPr>
          <w:rFonts w:cs="David" w:hint="cs"/>
          <w:sz w:val="24"/>
          <w:szCs w:val="24"/>
          <w:rtl/>
        </w:rPr>
        <w:t>, סליקה</w:t>
      </w:r>
      <w:r w:rsidRPr="008B76DE">
        <w:rPr>
          <w:rFonts w:cs="David" w:hint="cs"/>
          <w:sz w:val="24"/>
          <w:szCs w:val="24"/>
          <w:rtl/>
        </w:rPr>
        <w:t xml:space="preserve"> ובקרה</w:t>
      </w:r>
      <w:r>
        <w:rPr>
          <w:rFonts w:cs="David" w:hint="cs"/>
          <w:sz w:val="24"/>
          <w:szCs w:val="24"/>
          <w:rtl/>
        </w:rPr>
        <w:t>,</w:t>
      </w:r>
      <w:r w:rsidRPr="008B76DE">
        <w:rPr>
          <w:rFonts w:cs="David" w:hint="cs"/>
          <w:sz w:val="24"/>
          <w:szCs w:val="24"/>
          <w:rtl/>
        </w:rPr>
        <w:t xml:space="preserve"> </w:t>
      </w:r>
      <w:r>
        <w:rPr>
          <w:rFonts w:cs="David" w:hint="cs"/>
          <w:sz w:val="24"/>
          <w:szCs w:val="24"/>
          <w:rtl/>
        </w:rPr>
        <w:t xml:space="preserve">המתכללת </w:t>
      </w:r>
      <w:r w:rsidRPr="008B76DE">
        <w:rPr>
          <w:rFonts w:cs="David" w:hint="cs"/>
          <w:sz w:val="24"/>
          <w:szCs w:val="24"/>
          <w:rtl/>
        </w:rPr>
        <w:t>התק</w:t>
      </w:r>
      <w:r>
        <w:rPr>
          <w:rFonts w:cs="David" w:hint="cs"/>
          <w:sz w:val="24"/>
          <w:szCs w:val="24"/>
          <w:rtl/>
        </w:rPr>
        <w:t>ני</w:t>
      </w:r>
      <w:r w:rsidRPr="008B76DE">
        <w:rPr>
          <w:rFonts w:cs="David" w:hint="cs"/>
          <w:sz w:val="24"/>
          <w:szCs w:val="24"/>
          <w:rtl/>
        </w:rPr>
        <w:t xml:space="preserve"> תדלוק</w:t>
      </w:r>
      <w:r>
        <w:rPr>
          <w:rFonts w:cs="David" w:hint="cs"/>
          <w:sz w:val="24"/>
          <w:szCs w:val="24"/>
          <w:rtl/>
        </w:rPr>
        <w:t xml:space="preserve"> אוניברסאליים/</w:t>
      </w:r>
      <w:r w:rsidRPr="008B76DE">
        <w:rPr>
          <w:rFonts w:cs="David" w:hint="cs"/>
          <w:sz w:val="24"/>
          <w:szCs w:val="24"/>
          <w:rtl/>
        </w:rPr>
        <w:t>כרטיס</w:t>
      </w:r>
      <w:r>
        <w:rPr>
          <w:rFonts w:cs="David" w:hint="cs"/>
          <w:sz w:val="24"/>
          <w:szCs w:val="24"/>
          <w:rtl/>
        </w:rPr>
        <w:t>י</w:t>
      </w:r>
      <w:r w:rsidRPr="008B76DE">
        <w:rPr>
          <w:rFonts w:cs="David" w:hint="cs"/>
          <w:sz w:val="24"/>
          <w:szCs w:val="24"/>
          <w:rtl/>
        </w:rPr>
        <w:t xml:space="preserve"> </w:t>
      </w:r>
      <w:r>
        <w:rPr>
          <w:rFonts w:cs="David" w:hint="cs"/>
          <w:sz w:val="24"/>
          <w:szCs w:val="24"/>
          <w:rtl/>
        </w:rPr>
        <w:t>תדלוק</w:t>
      </w:r>
      <w:r w:rsidRPr="008B76DE">
        <w:rPr>
          <w:rFonts w:cs="David" w:hint="cs"/>
          <w:sz w:val="24"/>
          <w:szCs w:val="24"/>
          <w:rtl/>
        </w:rPr>
        <w:t xml:space="preserve">, במסגרת </w:t>
      </w:r>
      <w:r>
        <w:rPr>
          <w:rFonts w:cs="David" w:hint="cs"/>
          <w:sz w:val="24"/>
          <w:szCs w:val="24"/>
          <w:rtl/>
        </w:rPr>
        <w:t>התקשרויות של המשרד</w:t>
      </w:r>
      <w:r w:rsidRPr="008B76DE">
        <w:rPr>
          <w:rFonts w:cs="David" w:hint="cs"/>
          <w:sz w:val="24"/>
          <w:szCs w:val="24"/>
          <w:rtl/>
        </w:rPr>
        <w:t xml:space="preserve">, </w:t>
      </w:r>
      <w:r w:rsidRPr="009601F7">
        <w:rPr>
          <w:rFonts w:cs="David" w:hint="cs"/>
          <w:sz w:val="24"/>
          <w:szCs w:val="24"/>
          <w:rtl/>
        </w:rPr>
        <w:t>על פי העקרונות המפורטים במסמך זה.</w:t>
      </w:r>
    </w:p>
    <w:p w:rsidR="00953789" w:rsidRPr="00B749B9" w:rsidRDefault="00953789" w:rsidP="00CD2B3B">
      <w:pPr>
        <w:numPr>
          <w:ilvl w:val="2"/>
          <w:numId w:val="1"/>
        </w:numPr>
        <w:tabs>
          <w:tab w:val="num" w:pos="1841"/>
        </w:tabs>
        <w:spacing w:line="360" w:lineRule="auto"/>
        <w:ind w:left="1854"/>
        <w:jc w:val="both"/>
        <w:rPr>
          <w:rFonts w:cs="David"/>
          <w:sz w:val="24"/>
          <w:szCs w:val="24"/>
        </w:rPr>
      </w:pPr>
      <w:r w:rsidRPr="00A05955">
        <w:rPr>
          <w:rFonts w:cs="David" w:hint="cs"/>
          <w:b/>
          <w:bCs/>
          <w:sz w:val="24"/>
          <w:szCs w:val="24"/>
          <w:rtl/>
        </w:rPr>
        <w:t>"התקן</w:t>
      </w:r>
      <w:r>
        <w:rPr>
          <w:rFonts w:cs="David" w:hint="cs"/>
          <w:b/>
          <w:bCs/>
          <w:sz w:val="24"/>
          <w:szCs w:val="24"/>
          <w:rtl/>
        </w:rPr>
        <w:t xml:space="preserve"> תדלוק</w:t>
      </w:r>
      <w:r w:rsidRPr="00A05955">
        <w:rPr>
          <w:rFonts w:cs="David" w:hint="cs"/>
          <w:b/>
          <w:bCs/>
          <w:sz w:val="24"/>
          <w:szCs w:val="24"/>
          <w:rtl/>
        </w:rPr>
        <w:t xml:space="preserve"> אוניברסאלי"</w:t>
      </w:r>
      <w:r w:rsidRPr="00A05955">
        <w:rPr>
          <w:rFonts w:cs="David" w:hint="cs"/>
          <w:sz w:val="24"/>
          <w:szCs w:val="24"/>
          <w:rtl/>
        </w:rPr>
        <w:t xml:space="preserve"> - </w:t>
      </w:r>
      <w:r w:rsidRPr="00B749B9">
        <w:rPr>
          <w:rFonts w:cs="David" w:hint="cs"/>
          <w:sz w:val="24"/>
          <w:szCs w:val="24"/>
          <w:rtl/>
        </w:rPr>
        <w:t xml:space="preserve">התקן </w:t>
      </w:r>
      <w:r>
        <w:rPr>
          <w:rFonts w:cs="David" w:hint="cs"/>
          <w:sz w:val="24"/>
          <w:szCs w:val="24"/>
          <w:rtl/>
        </w:rPr>
        <w:t xml:space="preserve">העומד בהנחיות מנהל הדלק במשרד האנרגיה אשר </w:t>
      </w:r>
      <w:r w:rsidRPr="00B749B9">
        <w:rPr>
          <w:rFonts w:cs="David" w:hint="cs"/>
          <w:sz w:val="24"/>
          <w:szCs w:val="24"/>
          <w:rtl/>
        </w:rPr>
        <w:t>מאפשר</w:t>
      </w:r>
      <w:r>
        <w:rPr>
          <w:rFonts w:cs="David" w:hint="cs"/>
          <w:sz w:val="24"/>
          <w:szCs w:val="24"/>
          <w:rtl/>
        </w:rPr>
        <w:t xml:space="preserve"> תדלוק רכבי המשרד</w:t>
      </w:r>
      <w:r w:rsidRPr="00B749B9">
        <w:rPr>
          <w:rFonts w:cs="David" w:hint="cs"/>
          <w:sz w:val="24"/>
          <w:szCs w:val="24"/>
          <w:rtl/>
        </w:rPr>
        <w:t xml:space="preserve"> </w:t>
      </w:r>
      <w:r>
        <w:rPr>
          <w:rFonts w:cs="David" w:hint="cs"/>
          <w:sz w:val="24"/>
          <w:szCs w:val="24"/>
          <w:rtl/>
        </w:rPr>
        <w:t>ב</w:t>
      </w:r>
      <w:r w:rsidRPr="00B749B9">
        <w:rPr>
          <w:rFonts w:cs="David" w:hint="cs"/>
          <w:sz w:val="24"/>
          <w:szCs w:val="24"/>
          <w:rtl/>
        </w:rPr>
        <w:t>כל חברת דלק, בין אם ההתקן שייך לאותה חברת ד</w:t>
      </w:r>
      <w:r>
        <w:rPr>
          <w:rFonts w:cs="David" w:hint="cs"/>
          <w:sz w:val="24"/>
          <w:szCs w:val="24"/>
          <w:rtl/>
        </w:rPr>
        <w:t xml:space="preserve">לק או הותקן על ידה ובין אם לאו. </w:t>
      </w:r>
    </w:p>
    <w:p w:rsidR="00953789" w:rsidRPr="00A05955" w:rsidRDefault="00953789" w:rsidP="00CC72E5">
      <w:pPr>
        <w:numPr>
          <w:ilvl w:val="2"/>
          <w:numId w:val="1"/>
        </w:numPr>
        <w:tabs>
          <w:tab w:val="num" w:pos="1841"/>
        </w:tabs>
        <w:spacing w:line="360" w:lineRule="auto"/>
        <w:ind w:left="1854"/>
        <w:jc w:val="both"/>
        <w:rPr>
          <w:rFonts w:cs="David"/>
          <w:sz w:val="24"/>
          <w:szCs w:val="24"/>
        </w:rPr>
      </w:pPr>
      <w:r w:rsidRPr="00A05955">
        <w:rPr>
          <w:rFonts w:cs="David" w:hint="cs"/>
          <w:b/>
          <w:bCs/>
          <w:sz w:val="24"/>
          <w:szCs w:val="24"/>
          <w:rtl/>
        </w:rPr>
        <w:t>"חברות הדלק"</w:t>
      </w:r>
      <w:r w:rsidRPr="00A05955">
        <w:rPr>
          <w:rFonts w:cs="David" w:hint="cs"/>
          <w:sz w:val="24"/>
          <w:szCs w:val="24"/>
          <w:rtl/>
        </w:rPr>
        <w:t xml:space="preserve"> - </w:t>
      </w:r>
      <w:r w:rsidR="00CC72E5">
        <w:rPr>
          <w:rFonts w:cs="David" w:hint="cs"/>
          <w:sz w:val="24"/>
          <w:szCs w:val="24"/>
          <w:rtl/>
        </w:rPr>
        <w:t>חברות העוסקות בשיווק של דלק ורשומות במרשם מנהל הדלק במשרד האנרגיה ו</w:t>
      </w:r>
      <w:r w:rsidRPr="00A05955">
        <w:rPr>
          <w:rFonts w:cs="David" w:hint="cs"/>
          <w:sz w:val="24"/>
          <w:szCs w:val="24"/>
          <w:rtl/>
        </w:rPr>
        <w:t xml:space="preserve">עמן יתקשר המשרד </w:t>
      </w:r>
      <w:r>
        <w:rPr>
          <w:rFonts w:cs="David" w:hint="cs"/>
          <w:sz w:val="24"/>
          <w:szCs w:val="24"/>
          <w:rtl/>
        </w:rPr>
        <w:t>ב</w:t>
      </w:r>
      <w:r w:rsidRPr="00A05955">
        <w:rPr>
          <w:rFonts w:cs="David" w:hint="cs"/>
          <w:sz w:val="24"/>
          <w:szCs w:val="24"/>
          <w:rtl/>
        </w:rPr>
        <w:t>שגרה ו</w:t>
      </w:r>
      <w:r>
        <w:rPr>
          <w:rFonts w:cs="David" w:hint="cs"/>
          <w:sz w:val="24"/>
          <w:szCs w:val="24"/>
          <w:rtl/>
        </w:rPr>
        <w:t xml:space="preserve">במצבי </w:t>
      </w:r>
      <w:r w:rsidRPr="00A05955">
        <w:rPr>
          <w:rFonts w:cs="David" w:hint="cs"/>
          <w:sz w:val="24"/>
          <w:szCs w:val="24"/>
          <w:rtl/>
        </w:rPr>
        <w:t xml:space="preserve">חירום. </w:t>
      </w:r>
    </w:p>
    <w:p w:rsidR="00953789" w:rsidRPr="00E91118" w:rsidRDefault="00953789" w:rsidP="00CD2B3B">
      <w:pPr>
        <w:numPr>
          <w:ilvl w:val="2"/>
          <w:numId w:val="1"/>
        </w:numPr>
        <w:tabs>
          <w:tab w:val="num" w:pos="1841"/>
        </w:tabs>
        <w:spacing w:line="360" w:lineRule="auto"/>
        <w:ind w:left="1854"/>
        <w:jc w:val="both"/>
        <w:rPr>
          <w:rFonts w:cs="David"/>
          <w:sz w:val="24"/>
          <w:szCs w:val="24"/>
        </w:rPr>
      </w:pPr>
      <w:r w:rsidRPr="00A05955">
        <w:rPr>
          <w:rFonts w:cs="David" w:hint="cs"/>
          <w:b/>
          <w:bCs/>
          <w:sz w:val="24"/>
          <w:szCs w:val="24"/>
          <w:rtl/>
        </w:rPr>
        <w:t>"חברת התקני התדלוק"</w:t>
      </w:r>
      <w:r w:rsidRPr="00A05955">
        <w:rPr>
          <w:rFonts w:cs="David" w:hint="cs"/>
          <w:sz w:val="24"/>
          <w:szCs w:val="24"/>
          <w:rtl/>
        </w:rPr>
        <w:t xml:space="preserve"> - החברה שתזכה במכרז לאספקת התקני תדלוק אוניברסאליים והתקנתם ברכבי המשרד.</w:t>
      </w:r>
    </w:p>
    <w:p w:rsidR="00953789" w:rsidRDefault="00953789" w:rsidP="00CD2B3B">
      <w:pPr>
        <w:numPr>
          <w:ilvl w:val="2"/>
          <w:numId w:val="1"/>
        </w:numPr>
        <w:tabs>
          <w:tab w:val="num" w:pos="1841"/>
        </w:tabs>
        <w:spacing w:line="360" w:lineRule="auto"/>
        <w:ind w:left="1854"/>
        <w:jc w:val="both"/>
        <w:rPr>
          <w:rFonts w:cs="David" w:hint="cs"/>
          <w:sz w:val="24"/>
          <w:szCs w:val="24"/>
        </w:rPr>
      </w:pPr>
      <w:r w:rsidRPr="005E5B30">
        <w:rPr>
          <w:rFonts w:cs="David" w:hint="cs"/>
          <w:b/>
          <w:bCs/>
          <w:sz w:val="24"/>
          <w:szCs w:val="24"/>
          <w:rtl/>
        </w:rPr>
        <w:t>"כרטיס תדלוק"</w:t>
      </w:r>
      <w:r w:rsidRPr="008B76DE">
        <w:rPr>
          <w:rFonts w:cs="David" w:hint="cs"/>
          <w:sz w:val="24"/>
          <w:szCs w:val="24"/>
          <w:rtl/>
        </w:rPr>
        <w:t xml:space="preserve"> - כרטיס מגנטי, אשר יאפשר את תדלוק הרכב (קיימים כרטיסים עם הגבלת ליטרים, ללא הגבלת ליטרים, וכרטיסים עם הקצאה שקלית).</w:t>
      </w:r>
    </w:p>
    <w:p w:rsidR="00953789" w:rsidRPr="008B76DE" w:rsidRDefault="00953789" w:rsidP="00CD2B3B">
      <w:pPr>
        <w:numPr>
          <w:ilvl w:val="2"/>
          <w:numId w:val="1"/>
        </w:numPr>
        <w:tabs>
          <w:tab w:val="num" w:pos="1841"/>
        </w:tabs>
        <w:spacing w:line="360" w:lineRule="auto"/>
        <w:ind w:left="1854"/>
        <w:jc w:val="both"/>
        <w:rPr>
          <w:rFonts w:cs="David"/>
          <w:sz w:val="24"/>
          <w:szCs w:val="24"/>
        </w:rPr>
      </w:pPr>
      <w:r w:rsidRPr="005E5B30">
        <w:rPr>
          <w:rFonts w:cs="David" w:hint="cs"/>
          <w:b/>
          <w:bCs/>
          <w:sz w:val="24"/>
          <w:szCs w:val="24"/>
          <w:rtl/>
        </w:rPr>
        <w:t>"מוקד</w:t>
      </w:r>
      <w:r w:rsidRPr="005E5B30">
        <w:rPr>
          <w:rFonts w:cs="David"/>
          <w:b/>
          <w:bCs/>
          <w:sz w:val="24"/>
          <w:szCs w:val="24"/>
        </w:rPr>
        <w:t xml:space="preserve"> </w:t>
      </w:r>
      <w:r>
        <w:rPr>
          <w:rFonts w:cs="David" w:hint="cs"/>
          <w:b/>
          <w:bCs/>
          <w:sz w:val="24"/>
          <w:szCs w:val="24"/>
          <w:rtl/>
        </w:rPr>
        <w:t>פניות ושירות לקוחות</w:t>
      </w:r>
      <w:r w:rsidRPr="005E5B30">
        <w:rPr>
          <w:rFonts w:cs="David" w:hint="cs"/>
          <w:b/>
          <w:bCs/>
          <w:sz w:val="24"/>
          <w:szCs w:val="24"/>
          <w:rtl/>
        </w:rPr>
        <w:t>"</w:t>
      </w:r>
      <w:r>
        <w:rPr>
          <w:rFonts w:cs="David" w:hint="cs"/>
          <w:b/>
          <w:bCs/>
          <w:sz w:val="24"/>
          <w:szCs w:val="24"/>
          <w:rtl/>
        </w:rPr>
        <w:t xml:space="preserve"> </w:t>
      </w:r>
      <w:r>
        <w:rPr>
          <w:rFonts w:cs="David"/>
          <w:sz w:val="24"/>
          <w:szCs w:val="24"/>
          <w:rtl/>
        </w:rPr>
        <w:t>–</w:t>
      </w:r>
      <w:r w:rsidRPr="008B76DE">
        <w:rPr>
          <w:rFonts w:cs="David" w:hint="cs"/>
          <w:sz w:val="24"/>
          <w:szCs w:val="24"/>
          <w:rtl/>
        </w:rPr>
        <w:t xml:space="preserve"> </w:t>
      </w:r>
      <w:r>
        <w:rPr>
          <w:rFonts w:cs="David" w:hint="cs"/>
          <w:sz w:val="24"/>
          <w:szCs w:val="24"/>
          <w:rtl/>
        </w:rPr>
        <w:t xml:space="preserve">מוקד טלפוני ארצי של החברה המפעילה </w:t>
      </w:r>
      <w:r w:rsidRPr="008B76DE">
        <w:rPr>
          <w:rFonts w:cs="David" w:hint="cs"/>
          <w:sz w:val="24"/>
          <w:szCs w:val="24"/>
          <w:rtl/>
        </w:rPr>
        <w:t>המאפשר</w:t>
      </w:r>
      <w:r w:rsidRPr="008B76DE">
        <w:rPr>
          <w:rFonts w:cs="David"/>
          <w:sz w:val="24"/>
          <w:szCs w:val="24"/>
        </w:rPr>
        <w:t xml:space="preserve"> </w:t>
      </w:r>
      <w:r w:rsidRPr="008B76DE">
        <w:rPr>
          <w:rFonts w:cs="David" w:hint="cs"/>
          <w:sz w:val="24"/>
          <w:szCs w:val="24"/>
          <w:rtl/>
        </w:rPr>
        <w:t>קבלת</w:t>
      </w:r>
      <w:r w:rsidRPr="008B76DE">
        <w:rPr>
          <w:rFonts w:cs="David"/>
          <w:sz w:val="24"/>
          <w:szCs w:val="24"/>
        </w:rPr>
        <w:t xml:space="preserve"> </w:t>
      </w:r>
      <w:r w:rsidRPr="008B76DE">
        <w:rPr>
          <w:rFonts w:cs="David" w:hint="cs"/>
          <w:sz w:val="24"/>
          <w:szCs w:val="24"/>
          <w:rtl/>
        </w:rPr>
        <w:t>שרות</w:t>
      </w:r>
      <w:r w:rsidRPr="008B76DE">
        <w:rPr>
          <w:rFonts w:cs="David"/>
          <w:sz w:val="24"/>
          <w:szCs w:val="24"/>
        </w:rPr>
        <w:t xml:space="preserve"> </w:t>
      </w:r>
      <w:r w:rsidRPr="008B76DE">
        <w:rPr>
          <w:rFonts w:cs="David" w:hint="cs"/>
          <w:sz w:val="24"/>
          <w:szCs w:val="24"/>
          <w:rtl/>
        </w:rPr>
        <w:t>ומענה</w:t>
      </w:r>
      <w:r w:rsidRPr="008B76DE">
        <w:rPr>
          <w:rFonts w:cs="David"/>
          <w:sz w:val="24"/>
          <w:szCs w:val="24"/>
        </w:rPr>
        <w:t xml:space="preserve"> </w:t>
      </w:r>
      <w:r w:rsidRPr="008B76DE">
        <w:rPr>
          <w:rFonts w:cs="David" w:hint="cs"/>
          <w:sz w:val="24"/>
          <w:szCs w:val="24"/>
          <w:rtl/>
        </w:rPr>
        <w:t>לפניות</w:t>
      </w:r>
      <w:r w:rsidRPr="008B76DE">
        <w:rPr>
          <w:rFonts w:cs="David"/>
          <w:sz w:val="24"/>
          <w:szCs w:val="24"/>
        </w:rPr>
        <w:t xml:space="preserve"> </w:t>
      </w:r>
      <w:r w:rsidRPr="008B76DE">
        <w:rPr>
          <w:rFonts w:cs="David" w:hint="cs"/>
          <w:sz w:val="24"/>
          <w:szCs w:val="24"/>
          <w:rtl/>
        </w:rPr>
        <w:t>המזמין.</w:t>
      </w:r>
    </w:p>
    <w:p w:rsidR="00953789" w:rsidRDefault="00953789" w:rsidP="00CD2B3B">
      <w:pPr>
        <w:numPr>
          <w:ilvl w:val="2"/>
          <w:numId w:val="1"/>
        </w:numPr>
        <w:tabs>
          <w:tab w:val="num" w:pos="1841"/>
          <w:tab w:val="num" w:pos="3555"/>
        </w:tabs>
        <w:spacing w:line="360" w:lineRule="auto"/>
        <w:ind w:left="1854"/>
        <w:jc w:val="both"/>
        <w:rPr>
          <w:rFonts w:cs="David"/>
          <w:sz w:val="24"/>
          <w:szCs w:val="24"/>
        </w:rPr>
      </w:pPr>
      <w:r>
        <w:rPr>
          <w:rFonts w:cs="David" w:hint="cs"/>
          <w:b/>
          <w:bCs/>
          <w:sz w:val="24"/>
          <w:szCs w:val="24"/>
          <w:rtl/>
        </w:rPr>
        <w:t xml:space="preserve">"ממשק כספת" </w:t>
      </w:r>
      <w:r>
        <w:rPr>
          <w:rFonts w:cs="David" w:hint="cs"/>
          <w:sz w:val="24"/>
          <w:szCs w:val="24"/>
          <w:rtl/>
        </w:rPr>
        <w:t>- ממשק מאובטח של העברת נתונים בין הרשת הצבאית לבין רשת האינטרנט האזרחית הבלתי מסווגת.</w:t>
      </w:r>
    </w:p>
    <w:p w:rsidR="00953789" w:rsidRPr="000270EF" w:rsidRDefault="00953789" w:rsidP="00CD2B3B">
      <w:pPr>
        <w:numPr>
          <w:ilvl w:val="2"/>
          <w:numId w:val="1"/>
        </w:numPr>
        <w:tabs>
          <w:tab w:val="num" w:pos="1841"/>
          <w:tab w:val="num" w:pos="3555"/>
        </w:tabs>
        <w:spacing w:line="360" w:lineRule="auto"/>
        <w:ind w:left="1854"/>
        <w:jc w:val="both"/>
        <w:rPr>
          <w:rFonts w:cs="David"/>
          <w:sz w:val="24"/>
          <w:szCs w:val="24"/>
        </w:rPr>
      </w:pPr>
      <w:r>
        <w:rPr>
          <w:rFonts w:cs="David" w:hint="cs"/>
          <w:b/>
          <w:bCs/>
          <w:sz w:val="24"/>
          <w:szCs w:val="24"/>
          <w:rtl/>
        </w:rPr>
        <w:t>"</w:t>
      </w:r>
      <w:r w:rsidRPr="000270EF">
        <w:rPr>
          <w:rFonts w:cs="David" w:hint="eastAsia"/>
          <w:b/>
          <w:bCs/>
          <w:sz w:val="24"/>
          <w:szCs w:val="24"/>
          <w:rtl/>
        </w:rPr>
        <w:t>ממשק</w:t>
      </w:r>
      <w:r w:rsidRPr="000270EF">
        <w:rPr>
          <w:rFonts w:cs="David"/>
          <w:b/>
          <w:bCs/>
          <w:sz w:val="24"/>
          <w:szCs w:val="24"/>
          <w:rtl/>
        </w:rPr>
        <w:t xml:space="preserve"> </w:t>
      </w:r>
      <w:r w:rsidRPr="000270EF">
        <w:rPr>
          <w:rFonts w:cs="David" w:hint="eastAsia"/>
          <w:b/>
          <w:bCs/>
          <w:sz w:val="24"/>
          <w:szCs w:val="24"/>
          <w:rtl/>
        </w:rPr>
        <w:t>פטרו</w:t>
      </w:r>
      <w:r w:rsidRPr="000270EF">
        <w:rPr>
          <w:rFonts w:cs="David"/>
          <w:b/>
          <w:bCs/>
          <w:sz w:val="24"/>
          <w:szCs w:val="24"/>
          <w:rtl/>
        </w:rPr>
        <w:t>"ל</w:t>
      </w:r>
      <w:r w:rsidRPr="000270EF">
        <w:rPr>
          <w:rFonts w:cs="David"/>
          <w:sz w:val="24"/>
          <w:szCs w:val="24"/>
          <w:rtl/>
        </w:rPr>
        <w:t xml:space="preserve">" - </w:t>
      </w:r>
      <w:r w:rsidRPr="000270EF">
        <w:rPr>
          <w:rFonts w:cs="David" w:hint="eastAsia"/>
          <w:sz w:val="24"/>
          <w:szCs w:val="24"/>
          <w:rtl/>
        </w:rPr>
        <w:t>ממשק</w:t>
      </w:r>
      <w:r w:rsidRPr="000270EF">
        <w:rPr>
          <w:rFonts w:cs="David"/>
          <w:sz w:val="24"/>
          <w:szCs w:val="24"/>
          <w:rtl/>
        </w:rPr>
        <w:t xml:space="preserve"> מאובטח </w:t>
      </w:r>
      <w:r>
        <w:rPr>
          <w:rFonts w:cs="David" w:hint="cs"/>
          <w:sz w:val="24"/>
          <w:szCs w:val="24"/>
          <w:rtl/>
        </w:rPr>
        <w:t xml:space="preserve">חד כיווני </w:t>
      </w:r>
      <w:r w:rsidRPr="000270EF">
        <w:rPr>
          <w:rFonts w:cs="David"/>
          <w:sz w:val="24"/>
          <w:szCs w:val="24"/>
          <w:rtl/>
        </w:rPr>
        <w:t xml:space="preserve">של העברת נתונים בין החברה המפעילה </w:t>
      </w:r>
      <w:r w:rsidRPr="000270EF">
        <w:rPr>
          <w:rFonts w:cs="David" w:hint="eastAsia"/>
          <w:sz w:val="24"/>
          <w:szCs w:val="24"/>
          <w:rtl/>
        </w:rPr>
        <w:t>לבין</w:t>
      </w:r>
      <w:r w:rsidRPr="000270EF">
        <w:rPr>
          <w:rFonts w:cs="David"/>
          <w:sz w:val="24"/>
          <w:szCs w:val="24"/>
          <w:rtl/>
        </w:rPr>
        <w:t xml:space="preserve"> החברה המתפעלת את מערכת "פטרו"ל" (פיקוח וניטור ירוק </w:t>
      </w:r>
      <w:r w:rsidRPr="000270EF">
        <w:rPr>
          <w:rFonts w:cs="David" w:hint="eastAsia"/>
          <w:sz w:val="24"/>
          <w:szCs w:val="24"/>
          <w:rtl/>
        </w:rPr>
        <w:t>לשרשרת</w:t>
      </w:r>
      <w:r w:rsidRPr="000270EF">
        <w:rPr>
          <w:rFonts w:cs="David"/>
          <w:sz w:val="24"/>
          <w:szCs w:val="24"/>
          <w:rtl/>
        </w:rPr>
        <w:t xml:space="preserve"> </w:t>
      </w:r>
      <w:r w:rsidRPr="000270EF">
        <w:rPr>
          <w:rFonts w:cs="David" w:hint="eastAsia"/>
          <w:sz w:val="24"/>
          <w:szCs w:val="24"/>
          <w:rtl/>
        </w:rPr>
        <w:t>אספקת</w:t>
      </w:r>
      <w:r w:rsidRPr="000270EF">
        <w:rPr>
          <w:rFonts w:cs="David"/>
          <w:sz w:val="24"/>
          <w:szCs w:val="24"/>
          <w:rtl/>
        </w:rPr>
        <w:t xml:space="preserve"> </w:t>
      </w:r>
      <w:r w:rsidRPr="000270EF">
        <w:rPr>
          <w:rFonts w:cs="David" w:hint="eastAsia"/>
          <w:sz w:val="24"/>
          <w:szCs w:val="24"/>
          <w:rtl/>
        </w:rPr>
        <w:t>תזקיקי</w:t>
      </w:r>
      <w:r w:rsidRPr="000270EF">
        <w:rPr>
          <w:rFonts w:cs="David"/>
          <w:sz w:val="24"/>
          <w:szCs w:val="24"/>
          <w:rtl/>
        </w:rPr>
        <w:t xml:space="preserve"> </w:t>
      </w:r>
      <w:r w:rsidRPr="000270EF">
        <w:rPr>
          <w:rFonts w:cs="David" w:hint="eastAsia"/>
          <w:sz w:val="24"/>
          <w:szCs w:val="24"/>
          <w:rtl/>
        </w:rPr>
        <w:t>דלק</w:t>
      </w:r>
      <w:r w:rsidRPr="000270EF">
        <w:rPr>
          <w:rFonts w:cs="David"/>
          <w:sz w:val="24"/>
          <w:szCs w:val="24"/>
          <w:rtl/>
        </w:rPr>
        <w:t xml:space="preserve"> </w:t>
      </w:r>
      <w:r w:rsidRPr="000270EF">
        <w:rPr>
          <w:rFonts w:cs="David" w:hint="eastAsia"/>
          <w:sz w:val="24"/>
          <w:szCs w:val="24"/>
          <w:rtl/>
        </w:rPr>
        <w:t>בצה</w:t>
      </w:r>
      <w:r w:rsidRPr="000270EF">
        <w:rPr>
          <w:rFonts w:cs="David"/>
          <w:sz w:val="24"/>
          <w:szCs w:val="24"/>
          <w:rtl/>
        </w:rPr>
        <w:t>"ל)</w:t>
      </w:r>
      <w:r>
        <w:rPr>
          <w:rFonts w:cs="David" w:hint="cs"/>
          <w:sz w:val="24"/>
          <w:szCs w:val="24"/>
          <w:rtl/>
        </w:rPr>
        <w:t>, לה התקשרות עם המשרד</w:t>
      </w:r>
      <w:r w:rsidRPr="000270EF">
        <w:rPr>
          <w:rFonts w:cs="David"/>
          <w:sz w:val="24"/>
          <w:szCs w:val="24"/>
          <w:rtl/>
        </w:rPr>
        <w:t>.</w:t>
      </w:r>
    </w:p>
    <w:p w:rsidR="00953789" w:rsidRDefault="00953789" w:rsidP="00CD2B3B">
      <w:pPr>
        <w:numPr>
          <w:ilvl w:val="2"/>
          <w:numId w:val="1"/>
        </w:numPr>
        <w:tabs>
          <w:tab w:val="num" w:pos="1841"/>
          <w:tab w:val="num" w:pos="3555"/>
        </w:tabs>
        <w:spacing w:line="360" w:lineRule="auto"/>
        <w:ind w:left="1854"/>
        <w:jc w:val="both"/>
        <w:rPr>
          <w:rFonts w:cs="David"/>
          <w:sz w:val="24"/>
          <w:szCs w:val="24"/>
        </w:rPr>
      </w:pPr>
      <w:r>
        <w:rPr>
          <w:rFonts w:cs="David" w:hint="cs"/>
          <w:sz w:val="24"/>
          <w:szCs w:val="24"/>
          <w:rtl/>
        </w:rPr>
        <w:t>"</w:t>
      </w:r>
      <w:r w:rsidRPr="005D2EC3">
        <w:rPr>
          <w:rFonts w:cs="David" w:hint="cs"/>
          <w:b/>
          <w:bCs/>
          <w:sz w:val="24"/>
          <w:szCs w:val="24"/>
          <w:rtl/>
        </w:rPr>
        <w:t>ממשק שחור</w:t>
      </w:r>
      <w:r>
        <w:rPr>
          <w:rFonts w:cs="David" w:hint="cs"/>
          <w:sz w:val="24"/>
          <w:szCs w:val="24"/>
          <w:rtl/>
        </w:rPr>
        <w:t>" - ממשק מאובטח של העברת נתונים בין רשת או מסד נתונים של שתי חברות אזרחיות על גבי רשת האינטרנט האזרחית הבלתי מסווגת.</w:t>
      </w:r>
    </w:p>
    <w:p w:rsidR="00953789" w:rsidRPr="00E91118" w:rsidRDefault="00953789" w:rsidP="00CD2B3B">
      <w:pPr>
        <w:numPr>
          <w:ilvl w:val="2"/>
          <w:numId w:val="1"/>
        </w:numPr>
        <w:tabs>
          <w:tab w:val="num" w:pos="1841"/>
          <w:tab w:val="num" w:pos="3555"/>
        </w:tabs>
        <w:spacing w:line="360" w:lineRule="auto"/>
        <w:ind w:left="1854"/>
        <w:jc w:val="both"/>
        <w:rPr>
          <w:rFonts w:cs="David"/>
          <w:sz w:val="24"/>
          <w:szCs w:val="24"/>
        </w:rPr>
      </w:pPr>
      <w:r w:rsidRPr="00E91118">
        <w:rPr>
          <w:rFonts w:cs="David" w:hint="cs"/>
          <w:b/>
          <w:bCs/>
          <w:sz w:val="24"/>
          <w:szCs w:val="24"/>
          <w:rtl/>
        </w:rPr>
        <w:t>"מערכת פטרו"ל"</w:t>
      </w:r>
      <w:r w:rsidRPr="00E91118">
        <w:rPr>
          <w:rFonts w:cs="David" w:hint="cs"/>
          <w:sz w:val="24"/>
          <w:szCs w:val="24"/>
          <w:rtl/>
        </w:rPr>
        <w:t xml:space="preserve"> - מערכת בקרת תדלוקים ובקרת מלאי בתחנות דלק צבאיות המופעלת במועד פרסום מכרז זה ע"י חברת "לודן".</w:t>
      </w:r>
    </w:p>
    <w:p w:rsidR="00953789" w:rsidRPr="00D854B6" w:rsidRDefault="00953789" w:rsidP="00CD2B3B">
      <w:pPr>
        <w:numPr>
          <w:ilvl w:val="2"/>
          <w:numId w:val="1"/>
        </w:numPr>
        <w:tabs>
          <w:tab w:val="num" w:pos="1841"/>
          <w:tab w:val="num" w:pos="3555"/>
        </w:tabs>
        <w:spacing w:line="360" w:lineRule="auto"/>
        <w:ind w:left="1854"/>
        <w:jc w:val="both"/>
        <w:rPr>
          <w:rFonts w:cs="David"/>
          <w:sz w:val="24"/>
          <w:szCs w:val="24"/>
        </w:rPr>
      </w:pPr>
      <w:r w:rsidRPr="00D854B6">
        <w:rPr>
          <w:rFonts w:cs="David" w:hint="cs"/>
          <w:b/>
          <w:bCs/>
          <w:sz w:val="24"/>
          <w:szCs w:val="24"/>
          <w:rtl/>
        </w:rPr>
        <w:t>"מצב חירום"</w:t>
      </w:r>
      <w:r>
        <w:rPr>
          <w:rFonts w:cs="David" w:hint="cs"/>
          <w:b/>
          <w:bCs/>
          <w:sz w:val="24"/>
          <w:szCs w:val="24"/>
          <w:rtl/>
        </w:rPr>
        <w:t xml:space="preserve"> -</w:t>
      </w:r>
      <w:r w:rsidRPr="00D854B6">
        <w:rPr>
          <w:rFonts w:cs="David" w:hint="cs"/>
          <w:b/>
          <w:bCs/>
          <w:sz w:val="24"/>
          <w:szCs w:val="24"/>
          <w:rtl/>
        </w:rPr>
        <w:t xml:space="preserve"> </w:t>
      </w:r>
      <w:r w:rsidRPr="00D854B6">
        <w:rPr>
          <w:rFonts w:cs="David" w:hint="cs"/>
          <w:sz w:val="24"/>
          <w:szCs w:val="24"/>
          <w:rtl/>
        </w:rPr>
        <w:t>בין היתר, כל אחד מהמנויים להלן:</w:t>
      </w:r>
    </w:p>
    <w:p w:rsidR="00953789" w:rsidRPr="00822D8C" w:rsidRDefault="00AE2530" w:rsidP="00CD2B3B">
      <w:pPr>
        <w:numPr>
          <w:ilvl w:val="3"/>
          <w:numId w:val="1"/>
        </w:numPr>
        <w:spacing w:line="360" w:lineRule="auto"/>
        <w:jc w:val="both"/>
        <w:rPr>
          <w:rFonts w:cs="David"/>
          <w:sz w:val="24"/>
          <w:szCs w:val="24"/>
        </w:rPr>
      </w:pPr>
      <w:r>
        <w:rPr>
          <w:rFonts w:cs="David" w:hint="cs"/>
          <w:sz w:val="24"/>
          <w:szCs w:val="24"/>
          <w:rtl/>
        </w:rPr>
        <w:t xml:space="preserve"> </w:t>
      </w:r>
      <w:r w:rsidR="00953789" w:rsidRPr="00822D8C">
        <w:rPr>
          <w:rFonts w:cs="David" w:hint="cs"/>
          <w:sz w:val="24"/>
          <w:szCs w:val="24"/>
          <w:rtl/>
        </w:rPr>
        <w:t xml:space="preserve">נסיבות חירום שבהן נתקבל אישור הממשלה כאמור בסעיף 8(א) לחוק שירות המילואים, התשס"ח </w:t>
      </w:r>
      <w:r w:rsidR="00953789">
        <w:rPr>
          <w:rFonts w:cs="David" w:hint="cs"/>
          <w:sz w:val="24"/>
          <w:szCs w:val="24"/>
          <w:rtl/>
        </w:rPr>
        <w:t>-</w:t>
      </w:r>
      <w:r w:rsidR="00953789" w:rsidRPr="00822D8C">
        <w:rPr>
          <w:rFonts w:cs="David" w:hint="cs"/>
          <w:sz w:val="24"/>
          <w:szCs w:val="24"/>
          <w:rtl/>
        </w:rPr>
        <w:t xml:space="preserve"> 2008 או נסיבות חירום שבהן נתקבלה הסכמת ראש הממשלה או התקיימה היוועצות עם ממלא מקום ראש הממשלה כאמור בסעיף 8(ב) לחוק האמור, ומצב מיוחד, כמשמעותו בסעיף 9 לחוק האמור;</w:t>
      </w:r>
    </w:p>
    <w:p w:rsidR="00953789" w:rsidRPr="00822D8C" w:rsidRDefault="00953789" w:rsidP="00CD2B3B">
      <w:pPr>
        <w:numPr>
          <w:ilvl w:val="3"/>
          <w:numId w:val="1"/>
        </w:numPr>
        <w:spacing w:line="360" w:lineRule="auto"/>
        <w:jc w:val="both"/>
        <w:rPr>
          <w:rFonts w:cs="David"/>
          <w:sz w:val="24"/>
          <w:szCs w:val="24"/>
        </w:rPr>
      </w:pPr>
      <w:r w:rsidRPr="00822D8C">
        <w:rPr>
          <w:rFonts w:cs="David" w:hint="cs"/>
          <w:sz w:val="24"/>
          <w:szCs w:val="24"/>
          <w:rtl/>
        </w:rPr>
        <w:t xml:space="preserve">שעת התקפה כהגדרתה בחוק ההתגוננות האזרחית, תשי"א-1951; </w:t>
      </w:r>
    </w:p>
    <w:p w:rsidR="00953789" w:rsidRPr="00822D8C" w:rsidRDefault="00953789" w:rsidP="00CD2B3B">
      <w:pPr>
        <w:numPr>
          <w:ilvl w:val="3"/>
          <w:numId w:val="1"/>
        </w:numPr>
        <w:spacing w:line="360" w:lineRule="auto"/>
        <w:jc w:val="both"/>
        <w:rPr>
          <w:rFonts w:cs="David"/>
          <w:sz w:val="24"/>
          <w:szCs w:val="24"/>
        </w:rPr>
      </w:pPr>
      <w:r w:rsidRPr="00822D8C">
        <w:rPr>
          <w:rFonts w:cs="David" w:hint="cs"/>
          <w:sz w:val="24"/>
          <w:szCs w:val="24"/>
          <w:rtl/>
        </w:rPr>
        <w:t>מצב מיוחד בעורף, כמשמעותו בסעיף 9ג לחוק ההתגוננות האזרחית, התשי"א-1951;</w:t>
      </w:r>
    </w:p>
    <w:p w:rsidR="00953789" w:rsidRPr="00822D8C" w:rsidRDefault="00953789" w:rsidP="00CD2B3B">
      <w:pPr>
        <w:numPr>
          <w:ilvl w:val="3"/>
          <w:numId w:val="1"/>
        </w:numPr>
        <w:spacing w:line="360" w:lineRule="auto"/>
        <w:jc w:val="both"/>
        <w:rPr>
          <w:rFonts w:cs="David"/>
          <w:sz w:val="24"/>
          <w:szCs w:val="24"/>
        </w:rPr>
      </w:pPr>
      <w:r w:rsidRPr="00822D8C">
        <w:rPr>
          <w:rFonts w:cs="David" w:hint="cs"/>
          <w:sz w:val="24"/>
          <w:szCs w:val="24"/>
          <w:rtl/>
        </w:rPr>
        <w:t xml:space="preserve">אירוע </w:t>
      </w:r>
      <w:r>
        <w:rPr>
          <w:rFonts w:cs="David" w:hint="cs"/>
          <w:sz w:val="24"/>
          <w:szCs w:val="24"/>
          <w:rtl/>
        </w:rPr>
        <w:t xml:space="preserve">חירום אזרחי </w:t>
      </w:r>
      <w:r w:rsidRPr="00822D8C">
        <w:rPr>
          <w:rFonts w:cs="David" w:hint="cs"/>
          <w:sz w:val="24"/>
          <w:szCs w:val="24"/>
          <w:rtl/>
        </w:rPr>
        <w:t>כהגדרתו בסעיף 90א לפקודת המשטרה [נוסח חדש], התשל"א-1971;</w:t>
      </w:r>
    </w:p>
    <w:p w:rsidR="00953789" w:rsidRPr="00822D8C" w:rsidRDefault="00953789" w:rsidP="00CD2B3B">
      <w:pPr>
        <w:numPr>
          <w:ilvl w:val="3"/>
          <w:numId w:val="1"/>
        </w:numPr>
        <w:spacing w:line="360" w:lineRule="auto"/>
        <w:jc w:val="both"/>
        <w:rPr>
          <w:rFonts w:cs="David"/>
          <w:sz w:val="24"/>
          <w:szCs w:val="24"/>
        </w:rPr>
      </w:pPr>
      <w:r w:rsidRPr="00822D8C">
        <w:rPr>
          <w:rFonts w:cs="David" w:hint="cs"/>
          <w:sz w:val="24"/>
          <w:szCs w:val="24"/>
          <w:rtl/>
        </w:rPr>
        <w:t>תקופת הפעלה של משק לשעת חירום כפי שתחליט הממשלה או כפי שיחליטו שר הביטחון ושר האוצר;</w:t>
      </w:r>
    </w:p>
    <w:p w:rsidR="00953789" w:rsidRPr="00822D8C" w:rsidRDefault="00953789" w:rsidP="00CD2B3B">
      <w:pPr>
        <w:numPr>
          <w:ilvl w:val="3"/>
          <w:numId w:val="1"/>
        </w:numPr>
        <w:spacing w:line="360" w:lineRule="auto"/>
        <w:jc w:val="both"/>
        <w:rPr>
          <w:rFonts w:cs="David"/>
          <w:sz w:val="24"/>
          <w:szCs w:val="24"/>
        </w:rPr>
      </w:pPr>
      <w:r w:rsidRPr="00822D8C">
        <w:rPr>
          <w:rFonts w:cs="David" w:hint="cs"/>
          <w:sz w:val="24"/>
          <w:szCs w:val="24"/>
          <w:rtl/>
        </w:rPr>
        <w:t>נסיבות בגינן הוצא צו לפי סעיף 8 לחוק רישום ציוד וגיוסו לצבא הגנה לישראל, תשמ"ז – 1987;</w:t>
      </w:r>
    </w:p>
    <w:p w:rsidR="00953789" w:rsidRPr="00822D8C" w:rsidRDefault="00953789" w:rsidP="00CD2B3B">
      <w:pPr>
        <w:numPr>
          <w:ilvl w:val="3"/>
          <w:numId w:val="1"/>
        </w:numPr>
        <w:spacing w:line="360" w:lineRule="auto"/>
        <w:jc w:val="both"/>
        <w:rPr>
          <w:rFonts w:cs="David"/>
          <w:sz w:val="24"/>
          <w:szCs w:val="24"/>
        </w:rPr>
      </w:pPr>
      <w:r w:rsidRPr="00822D8C">
        <w:rPr>
          <w:rFonts w:cs="David" w:hint="cs"/>
          <w:sz w:val="24"/>
          <w:szCs w:val="24"/>
          <w:rtl/>
        </w:rPr>
        <w:t>מצב חירום שהוכרז בהתאם לסעיף 38 לחוק יסוד: הממשלה;</w:t>
      </w:r>
    </w:p>
    <w:p w:rsidR="00953789" w:rsidRPr="00822D8C" w:rsidRDefault="00953789" w:rsidP="00CD2B3B">
      <w:pPr>
        <w:numPr>
          <w:ilvl w:val="3"/>
          <w:numId w:val="1"/>
        </w:numPr>
        <w:spacing w:line="360" w:lineRule="auto"/>
        <w:jc w:val="both"/>
        <w:rPr>
          <w:rFonts w:cs="David"/>
          <w:sz w:val="24"/>
          <w:szCs w:val="24"/>
          <w:rtl/>
        </w:rPr>
      </w:pPr>
      <w:r w:rsidRPr="00822D8C">
        <w:rPr>
          <w:rFonts w:cs="David" w:hint="cs"/>
          <w:sz w:val="24"/>
          <w:szCs w:val="24"/>
          <w:rtl/>
        </w:rPr>
        <w:t>מלחמה</w:t>
      </w:r>
      <w:r>
        <w:rPr>
          <w:rFonts w:cs="David" w:hint="cs"/>
          <w:sz w:val="24"/>
          <w:szCs w:val="24"/>
          <w:rtl/>
        </w:rPr>
        <w:t xml:space="preserve"> או פעולה צבאית משמעותית</w:t>
      </w:r>
      <w:r w:rsidRPr="00822D8C">
        <w:rPr>
          <w:rFonts w:cs="David" w:hint="cs"/>
          <w:sz w:val="24"/>
          <w:szCs w:val="24"/>
          <w:rtl/>
        </w:rPr>
        <w:t xml:space="preserve"> </w:t>
      </w:r>
      <w:r>
        <w:rPr>
          <w:rFonts w:cs="David" w:hint="cs"/>
          <w:sz w:val="24"/>
          <w:szCs w:val="24"/>
          <w:rtl/>
        </w:rPr>
        <w:t>שעליה הוחלט</w:t>
      </w:r>
      <w:r w:rsidRPr="00822D8C">
        <w:rPr>
          <w:rFonts w:cs="David" w:hint="cs"/>
          <w:sz w:val="24"/>
          <w:szCs w:val="24"/>
          <w:rtl/>
        </w:rPr>
        <w:t xml:space="preserve"> בהתאם לסעיף 40 לחוק יסוד: הממשלה.</w:t>
      </w:r>
    </w:p>
    <w:p w:rsidR="00953789" w:rsidRDefault="00953789" w:rsidP="00CD2B3B">
      <w:pPr>
        <w:numPr>
          <w:ilvl w:val="2"/>
          <w:numId w:val="1"/>
        </w:numPr>
        <w:tabs>
          <w:tab w:val="num" w:pos="1841"/>
        </w:tabs>
        <w:spacing w:line="360" w:lineRule="auto"/>
        <w:ind w:left="1854"/>
        <w:jc w:val="both"/>
        <w:rPr>
          <w:rFonts w:cs="David" w:hint="cs"/>
          <w:sz w:val="24"/>
          <w:szCs w:val="24"/>
        </w:rPr>
      </w:pPr>
      <w:r w:rsidRPr="00F170E6">
        <w:rPr>
          <w:rFonts w:cs="David" w:hint="cs"/>
          <w:sz w:val="24"/>
          <w:szCs w:val="24"/>
          <w:rtl/>
        </w:rPr>
        <w:t>"</w:t>
      </w:r>
      <w:r w:rsidRPr="00F170E6">
        <w:rPr>
          <w:rFonts w:cs="David" w:hint="cs"/>
          <w:b/>
          <w:bCs/>
          <w:sz w:val="24"/>
          <w:szCs w:val="24"/>
          <w:rtl/>
        </w:rPr>
        <w:t>מצבי ביניים</w:t>
      </w:r>
      <w:r w:rsidRPr="00F170E6">
        <w:rPr>
          <w:rFonts w:cs="David" w:hint="cs"/>
          <w:sz w:val="24"/>
          <w:szCs w:val="24"/>
          <w:rtl/>
        </w:rPr>
        <w:t>"</w:t>
      </w:r>
      <w:r w:rsidRPr="008B76DE">
        <w:rPr>
          <w:rFonts w:cs="David" w:hint="cs"/>
          <w:sz w:val="24"/>
          <w:szCs w:val="24"/>
          <w:rtl/>
        </w:rPr>
        <w:t xml:space="preserve"> - מצב בו נדרש הספק להיערכות ולפעילות </w:t>
      </w:r>
      <w:r>
        <w:rPr>
          <w:rFonts w:cs="David" w:hint="cs"/>
          <w:sz w:val="24"/>
          <w:szCs w:val="24"/>
          <w:rtl/>
        </w:rPr>
        <w:t>מיוחדת מצדו, בהתאם למפורט בהסכם או ב</w:t>
      </w:r>
      <w:r w:rsidRPr="008B76DE">
        <w:rPr>
          <w:rFonts w:cs="David" w:hint="cs"/>
          <w:sz w:val="24"/>
          <w:szCs w:val="24"/>
          <w:rtl/>
        </w:rPr>
        <w:t>הזמנות</w:t>
      </w:r>
      <w:r>
        <w:rPr>
          <w:rFonts w:cs="David" w:hint="cs"/>
          <w:sz w:val="24"/>
          <w:szCs w:val="24"/>
          <w:rtl/>
        </w:rPr>
        <w:t xml:space="preserve"> בדומה למצב חירום</w:t>
      </w:r>
      <w:r w:rsidRPr="008B76DE">
        <w:rPr>
          <w:rFonts w:cs="David" w:hint="cs"/>
          <w:sz w:val="24"/>
          <w:szCs w:val="24"/>
          <w:rtl/>
        </w:rPr>
        <w:t xml:space="preserve"> וזאת בשל פעילות מוגברת,</w:t>
      </w:r>
      <w:r w:rsidRPr="00554006">
        <w:rPr>
          <w:rFonts w:cs="David" w:hint="cs"/>
          <w:sz w:val="24"/>
          <w:szCs w:val="24"/>
          <w:rtl/>
        </w:rPr>
        <w:t xml:space="preserve"> אירועים מבצעיים, גיוס כוחות מוגבר וכיוצא בהם</w:t>
      </w:r>
      <w:r>
        <w:rPr>
          <w:rFonts w:cs="David" w:hint="cs"/>
          <w:sz w:val="24"/>
          <w:szCs w:val="24"/>
          <w:rtl/>
        </w:rPr>
        <w:t xml:space="preserve"> </w:t>
      </w:r>
      <w:r w:rsidRPr="008B76DE">
        <w:rPr>
          <w:rFonts w:cs="David" w:hint="cs"/>
          <w:sz w:val="24"/>
          <w:szCs w:val="24"/>
          <w:rtl/>
        </w:rPr>
        <w:t xml:space="preserve"> בהינתן הודעה על תחילתו לספק ע"י המשרד ועל פי אישור מנכ"ל משרד הב</w:t>
      </w:r>
      <w:r>
        <w:rPr>
          <w:rFonts w:cs="David" w:hint="cs"/>
          <w:sz w:val="24"/>
          <w:szCs w:val="24"/>
          <w:rtl/>
        </w:rPr>
        <w:t>י</w:t>
      </w:r>
      <w:r w:rsidRPr="008B76DE">
        <w:rPr>
          <w:rFonts w:cs="David" w:hint="cs"/>
          <w:sz w:val="24"/>
          <w:szCs w:val="24"/>
          <w:rtl/>
        </w:rPr>
        <w:t>טחון.</w:t>
      </w:r>
    </w:p>
    <w:p w:rsidR="00953789" w:rsidRPr="008B76DE" w:rsidRDefault="00953789" w:rsidP="00CD2B3B">
      <w:pPr>
        <w:numPr>
          <w:ilvl w:val="2"/>
          <w:numId w:val="1"/>
        </w:numPr>
        <w:tabs>
          <w:tab w:val="num" w:pos="1841"/>
        </w:tabs>
        <w:spacing w:line="360" w:lineRule="auto"/>
        <w:ind w:left="1854"/>
        <w:jc w:val="both"/>
        <w:rPr>
          <w:rFonts w:cs="David"/>
          <w:sz w:val="24"/>
          <w:szCs w:val="24"/>
        </w:rPr>
      </w:pPr>
      <w:r w:rsidRPr="00F170E6">
        <w:rPr>
          <w:rFonts w:cs="David" w:hint="cs"/>
          <w:sz w:val="24"/>
          <w:szCs w:val="24"/>
          <w:rtl/>
        </w:rPr>
        <w:t>"</w:t>
      </w:r>
      <w:r w:rsidRPr="00F170E6">
        <w:rPr>
          <w:rFonts w:cs="David" w:hint="cs"/>
          <w:b/>
          <w:bCs/>
          <w:sz w:val="24"/>
          <w:szCs w:val="24"/>
          <w:rtl/>
        </w:rPr>
        <w:t>סל זכאות</w:t>
      </w:r>
      <w:r w:rsidRPr="00F170E6">
        <w:rPr>
          <w:rFonts w:cs="David" w:hint="cs"/>
          <w:sz w:val="24"/>
          <w:szCs w:val="24"/>
          <w:rtl/>
        </w:rPr>
        <w:t>"</w:t>
      </w:r>
      <w:r w:rsidRPr="008B76DE">
        <w:rPr>
          <w:rFonts w:cs="David"/>
          <w:sz w:val="24"/>
          <w:szCs w:val="24"/>
          <w:rtl/>
        </w:rPr>
        <w:t xml:space="preserve"> </w:t>
      </w:r>
      <w:r w:rsidRPr="008B76DE">
        <w:rPr>
          <w:rFonts w:cs="David" w:hint="cs"/>
          <w:sz w:val="24"/>
          <w:szCs w:val="24"/>
          <w:rtl/>
        </w:rPr>
        <w:t>- כמות ליטרים המוגדרת עבור רכב</w:t>
      </w:r>
      <w:r>
        <w:rPr>
          <w:rFonts w:cs="David" w:hint="cs"/>
          <w:sz w:val="24"/>
          <w:szCs w:val="24"/>
          <w:rtl/>
        </w:rPr>
        <w:t xml:space="preserve"> בהתאם להגדרת המזמין.</w:t>
      </w:r>
    </w:p>
    <w:p w:rsidR="00953789" w:rsidRDefault="00953789" w:rsidP="00867FC4">
      <w:pPr>
        <w:numPr>
          <w:ilvl w:val="2"/>
          <w:numId w:val="1"/>
        </w:numPr>
        <w:tabs>
          <w:tab w:val="num" w:pos="1841"/>
        </w:tabs>
        <w:spacing w:line="360" w:lineRule="auto"/>
        <w:ind w:left="1854"/>
        <w:jc w:val="both"/>
        <w:rPr>
          <w:rFonts w:cs="David" w:hint="cs"/>
          <w:sz w:val="24"/>
          <w:szCs w:val="24"/>
        </w:rPr>
      </w:pPr>
      <w:r w:rsidRPr="00F170E6">
        <w:rPr>
          <w:rFonts w:cs="David" w:hint="cs"/>
          <w:sz w:val="24"/>
          <w:szCs w:val="24"/>
          <w:rtl/>
        </w:rPr>
        <w:t>"</w:t>
      </w:r>
      <w:r w:rsidRPr="00F170E6">
        <w:rPr>
          <w:rFonts w:cs="David"/>
          <w:b/>
          <w:bCs/>
          <w:sz w:val="24"/>
          <w:szCs w:val="24"/>
          <w:rtl/>
        </w:rPr>
        <w:t>רכבי המשרד</w:t>
      </w:r>
      <w:r w:rsidRPr="00F170E6">
        <w:rPr>
          <w:rFonts w:cs="David"/>
          <w:sz w:val="24"/>
          <w:szCs w:val="24"/>
          <w:rtl/>
        </w:rPr>
        <w:t>"</w:t>
      </w:r>
      <w:r w:rsidRPr="00DE3C86">
        <w:rPr>
          <w:rFonts w:cs="David" w:hint="cs"/>
          <w:sz w:val="24"/>
          <w:szCs w:val="24"/>
          <w:rtl/>
        </w:rPr>
        <w:t xml:space="preserve"> -</w:t>
      </w:r>
      <w:r w:rsidRPr="00DE3C86">
        <w:rPr>
          <w:rFonts w:cs="David"/>
          <w:sz w:val="24"/>
          <w:szCs w:val="24"/>
          <w:rtl/>
        </w:rPr>
        <w:t xml:space="preserve"> כל</w:t>
      </w:r>
      <w:r w:rsidR="00CC72E5">
        <w:rPr>
          <w:rFonts w:cs="David" w:hint="cs"/>
          <w:sz w:val="24"/>
          <w:szCs w:val="24"/>
          <w:rtl/>
        </w:rPr>
        <w:t>י ה</w:t>
      </w:r>
      <w:r w:rsidRPr="00DE3C86">
        <w:rPr>
          <w:rFonts w:cs="David"/>
          <w:sz w:val="24"/>
          <w:szCs w:val="24"/>
          <w:rtl/>
        </w:rPr>
        <w:t>רכב</w:t>
      </w:r>
      <w:r w:rsidR="00CC72E5">
        <w:rPr>
          <w:rFonts w:cs="David" w:hint="cs"/>
          <w:sz w:val="24"/>
          <w:szCs w:val="24"/>
          <w:rtl/>
        </w:rPr>
        <w:t xml:space="preserve"> שבשימוש</w:t>
      </w:r>
      <w:r w:rsidRPr="00DE3C86">
        <w:rPr>
          <w:rFonts w:cs="David"/>
          <w:sz w:val="24"/>
          <w:szCs w:val="24"/>
          <w:rtl/>
        </w:rPr>
        <w:t xml:space="preserve"> צה"ל,  כלי רכב ש</w:t>
      </w:r>
      <w:r w:rsidR="00CC72E5">
        <w:rPr>
          <w:rFonts w:cs="David" w:hint="cs"/>
          <w:sz w:val="24"/>
          <w:szCs w:val="24"/>
          <w:rtl/>
        </w:rPr>
        <w:t>בשימוש</w:t>
      </w:r>
      <w:r w:rsidRPr="00DE3C86">
        <w:rPr>
          <w:rFonts w:cs="David"/>
          <w:sz w:val="24"/>
          <w:szCs w:val="24"/>
          <w:rtl/>
        </w:rPr>
        <w:t xml:space="preserve"> המשרד וכלי רכב אחרים שאושרו על ידי המשרד</w:t>
      </w:r>
      <w:r w:rsidR="00CC72E5">
        <w:rPr>
          <w:rFonts w:cs="David" w:hint="cs"/>
          <w:sz w:val="24"/>
          <w:szCs w:val="24"/>
          <w:rtl/>
        </w:rPr>
        <w:t xml:space="preserve">, </w:t>
      </w:r>
      <w:r w:rsidR="00CC72E5" w:rsidRPr="00DE3C86">
        <w:rPr>
          <w:rFonts w:cs="David"/>
          <w:sz w:val="24"/>
          <w:szCs w:val="24"/>
          <w:rtl/>
        </w:rPr>
        <w:t xml:space="preserve">לרבות </w:t>
      </w:r>
      <w:r w:rsidR="00CC72E5">
        <w:rPr>
          <w:rFonts w:cs="David" w:hint="cs"/>
          <w:sz w:val="24"/>
          <w:szCs w:val="24"/>
          <w:rtl/>
        </w:rPr>
        <w:t xml:space="preserve">כלי </w:t>
      </w:r>
      <w:r w:rsidR="00CC72E5" w:rsidRPr="00DE3C86">
        <w:rPr>
          <w:rFonts w:cs="David"/>
          <w:sz w:val="24"/>
          <w:szCs w:val="24"/>
          <w:rtl/>
        </w:rPr>
        <w:t>רכב שכור</w:t>
      </w:r>
      <w:r w:rsidRPr="00DE3C86">
        <w:rPr>
          <w:rFonts w:cs="David"/>
          <w:sz w:val="24"/>
          <w:szCs w:val="24"/>
          <w:rtl/>
        </w:rPr>
        <w:t>.</w:t>
      </w:r>
      <w:r w:rsidR="00CD2B3B">
        <w:rPr>
          <w:rFonts w:cs="David" w:hint="cs"/>
          <w:sz w:val="24"/>
          <w:szCs w:val="24"/>
          <w:rtl/>
        </w:rPr>
        <w:t xml:space="preserve"> במסמך זה, במקרים בהם יש </w:t>
      </w:r>
      <w:r w:rsidR="00B64A1C">
        <w:rPr>
          <w:rFonts w:cs="David" w:hint="cs"/>
          <w:sz w:val="24"/>
          <w:szCs w:val="24"/>
          <w:rtl/>
        </w:rPr>
        <w:t>התייחסות שונה לרכבים שבשימוש צה"ל ולרכבים שבשימוש המשרד ובאחריות אמו"ן יקראו הרכבים "</w:t>
      </w:r>
      <w:r w:rsidR="00B64A1C" w:rsidRPr="00B64A1C">
        <w:rPr>
          <w:rFonts w:cs="David" w:hint="cs"/>
          <w:b/>
          <w:bCs/>
          <w:sz w:val="24"/>
          <w:szCs w:val="24"/>
          <w:rtl/>
        </w:rPr>
        <w:t>רכבי צה"ל</w:t>
      </w:r>
      <w:r w:rsidR="00B64A1C">
        <w:rPr>
          <w:rFonts w:cs="David" w:hint="cs"/>
          <w:sz w:val="24"/>
          <w:szCs w:val="24"/>
          <w:rtl/>
        </w:rPr>
        <w:t>" ו"</w:t>
      </w:r>
      <w:r w:rsidR="00B64A1C" w:rsidRPr="00B64A1C">
        <w:rPr>
          <w:rFonts w:cs="David" w:hint="cs"/>
          <w:b/>
          <w:bCs/>
          <w:sz w:val="24"/>
          <w:szCs w:val="24"/>
          <w:rtl/>
        </w:rPr>
        <w:t>רכבי אמו"ן</w:t>
      </w:r>
      <w:r w:rsidR="00B64A1C">
        <w:rPr>
          <w:rFonts w:cs="David" w:hint="cs"/>
          <w:sz w:val="24"/>
          <w:szCs w:val="24"/>
          <w:rtl/>
        </w:rPr>
        <w:t>" בהתאמה. במקרים בהם הדרישות זהות יקראו כלל הרכבים "</w:t>
      </w:r>
      <w:r w:rsidR="00B64A1C" w:rsidRPr="00B64A1C">
        <w:rPr>
          <w:rFonts w:cs="David" w:hint="cs"/>
          <w:b/>
          <w:bCs/>
          <w:sz w:val="24"/>
          <w:szCs w:val="24"/>
          <w:rtl/>
        </w:rPr>
        <w:t>רכבי המשרד</w:t>
      </w:r>
      <w:r w:rsidR="00B64A1C">
        <w:rPr>
          <w:rFonts w:cs="David" w:hint="cs"/>
          <w:sz w:val="24"/>
          <w:szCs w:val="24"/>
          <w:rtl/>
        </w:rPr>
        <w:t>".</w:t>
      </w:r>
    </w:p>
    <w:p w:rsidR="00953789" w:rsidRDefault="00953789" w:rsidP="00CD2B3B">
      <w:pPr>
        <w:numPr>
          <w:ilvl w:val="2"/>
          <w:numId w:val="1"/>
        </w:numPr>
        <w:tabs>
          <w:tab w:val="num" w:pos="1841"/>
        </w:tabs>
        <w:spacing w:line="360" w:lineRule="auto"/>
        <w:ind w:left="1854"/>
        <w:jc w:val="both"/>
        <w:rPr>
          <w:rFonts w:cs="David"/>
          <w:sz w:val="24"/>
          <w:szCs w:val="24"/>
        </w:rPr>
      </w:pPr>
      <w:r w:rsidRPr="00F170E6">
        <w:rPr>
          <w:rFonts w:cs="David" w:hint="cs"/>
          <w:sz w:val="24"/>
          <w:szCs w:val="24"/>
          <w:rtl/>
        </w:rPr>
        <w:t>"</w:t>
      </w:r>
      <w:r w:rsidRPr="00F170E6">
        <w:rPr>
          <w:rFonts w:cs="David" w:hint="cs"/>
          <w:b/>
          <w:bCs/>
          <w:sz w:val="24"/>
          <w:szCs w:val="24"/>
          <w:rtl/>
        </w:rPr>
        <w:t>תדלוק ממוחשב</w:t>
      </w:r>
      <w:r w:rsidRPr="00F170E6">
        <w:rPr>
          <w:rFonts w:cs="David" w:hint="cs"/>
          <w:sz w:val="24"/>
          <w:szCs w:val="24"/>
          <w:rtl/>
        </w:rPr>
        <w:t>"</w:t>
      </w:r>
      <w:r w:rsidRPr="00A05955">
        <w:rPr>
          <w:rFonts w:cs="David" w:hint="cs"/>
          <w:sz w:val="24"/>
          <w:szCs w:val="24"/>
          <w:rtl/>
        </w:rPr>
        <w:t xml:space="preserve"> - </w:t>
      </w:r>
      <w:r w:rsidRPr="008B76DE">
        <w:rPr>
          <w:rFonts w:cs="David" w:hint="cs"/>
          <w:sz w:val="24"/>
          <w:szCs w:val="24"/>
          <w:rtl/>
        </w:rPr>
        <w:t>התקשרו</w:t>
      </w:r>
      <w:r>
        <w:rPr>
          <w:rFonts w:cs="David" w:hint="cs"/>
          <w:sz w:val="24"/>
          <w:szCs w:val="24"/>
          <w:rtl/>
        </w:rPr>
        <w:t>יו</w:t>
      </w:r>
      <w:r w:rsidRPr="008B76DE">
        <w:rPr>
          <w:rFonts w:cs="David" w:hint="cs"/>
          <w:sz w:val="24"/>
          <w:szCs w:val="24"/>
          <w:rtl/>
        </w:rPr>
        <w:t xml:space="preserve">ת </w:t>
      </w:r>
      <w:r>
        <w:rPr>
          <w:rFonts w:cs="David" w:hint="cs"/>
          <w:sz w:val="24"/>
          <w:szCs w:val="24"/>
          <w:rtl/>
        </w:rPr>
        <w:t>משרד הביטחון</w:t>
      </w:r>
      <w:r w:rsidRPr="008B76DE">
        <w:rPr>
          <w:rFonts w:cs="David" w:hint="cs"/>
          <w:sz w:val="24"/>
          <w:szCs w:val="24"/>
          <w:rtl/>
        </w:rPr>
        <w:t xml:space="preserve"> למול חברות </w:t>
      </w:r>
      <w:r>
        <w:rPr>
          <w:rFonts w:cs="David" w:hint="cs"/>
          <w:sz w:val="24"/>
          <w:szCs w:val="24"/>
          <w:rtl/>
        </w:rPr>
        <w:t xml:space="preserve">הדלק לאספקת דלק </w:t>
      </w:r>
      <w:r w:rsidRPr="008B76DE">
        <w:rPr>
          <w:rFonts w:cs="David" w:hint="cs"/>
          <w:sz w:val="24"/>
          <w:szCs w:val="24"/>
          <w:rtl/>
        </w:rPr>
        <w:t xml:space="preserve">באמצעות </w:t>
      </w:r>
      <w:r>
        <w:rPr>
          <w:rFonts w:cs="David" w:hint="cs"/>
          <w:sz w:val="24"/>
          <w:szCs w:val="24"/>
          <w:rtl/>
        </w:rPr>
        <w:t xml:space="preserve">התקן תדלוק אוניברסאלי וכרטיסי תדלוק והחברה המתפעלת את מערכת "פטרו"ל". </w:t>
      </w:r>
    </w:p>
    <w:p w:rsidR="00953789" w:rsidRDefault="00953789" w:rsidP="00CD2B3B">
      <w:pPr>
        <w:numPr>
          <w:ilvl w:val="2"/>
          <w:numId w:val="1"/>
        </w:numPr>
        <w:tabs>
          <w:tab w:val="num" w:pos="1841"/>
        </w:tabs>
        <w:spacing w:line="360" w:lineRule="auto"/>
        <w:ind w:left="1854"/>
        <w:jc w:val="both"/>
        <w:rPr>
          <w:rFonts w:cs="David" w:hint="cs"/>
          <w:sz w:val="24"/>
          <w:szCs w:val="24"/>
        </w:rPr>
      </w:pPr>
      <w:r w:rsidRPr="00F170E6">
        <w:rPr>
          <w:rFonts w:cs="David" w:hint="cs"/>
          <w:sz w:val="24"/>
          <w:szCs w:val="24"/>
          <w:rtl/>
        </w:rPr>
        <w:t>"</w:t>
      </w:r>
      <w:r w:rsidRPr="00F170E6">
        <w:rPr>
          <w:rFonts w:cs="David" w:hint="cs"/>
          <w:b/>
          <w:bCs/>
          <w:sz w:val="24"/>
          <w:szCs w:val="24"/>
          <w:rtl/>
        </w:rPr>
        <w:t>תחנות דלק צבאיות</w:t>
      </w:r>
      <w:r w:rsidRPr="00F170E6">
        <w:rPr>
          <w:rFonts w:cs="David" w:hint="cs"/>
          <w:sz w:val="24"/>
          <w:szCs w:val="24"/>
          <w:rtl/>
        </w:rPr>
        <w:t>"</w:t>
      </w:r>
      <w:r>
        <w:rPr>
          <w:rFonts w:cs="David" w:hint="cs"/>
          <w:sz w:val="24"/>
          <w:szCs w:val="24"/>
          <w:rtl/>
        </w:rPr>
        <w:t xml:space="preserve"> - תחנות דלק הממוקמות בתוך יחידות</w:t>
      </w:r>
      <w:r w:rsidRPr="008B76DE">
        <w:rPr>
          <w:rFonts w:cs="David" w:hint="cs"/>
          <w:sz w:val="24"/>
          <w:szCs w:val="24"/>
          <w:rtl/>
        </w:rPr>
        <w:t xml:space="preserve"> צה"ל.</w:t>
      </w:r>
    </w:p>
    <w:p w:rsidR="00867FC4" w:rsidRDefault="00867FC4" w:rsidP="007C0050">
      <w:pPr>
        <w:numPr>
          <w:ilvl w:val="2"/>
          <w:numId w:val="1"/>
        </w:numPr>
        <w:tabs>
          <w:tab w:val="num" w:pos="1841"/>
        </w:tabs>
        <w:spacing w:line="360" w:lineRule="auto"/>
        <w:ind w:left="1854"/>
        <w:jc w:val="both"/>
        <w:rPr>
          <w:rFonts w:cs="David" w:hint="cs"/>
          <w:sz w:val="24"/>
          <w:szCs w:val="24"/>
        </w:rPr>
      </w:pPr>
      <w:r w:rsidRPr="007C0050">
        <w:rPr>
          <w:rFonts w:cs="David" w:hint="cs"/>
          <w:sz w:val="24"/>
          <w:szCs w:val="24"/>
          <w:rtl/>
        </w:rPr>
        <w:t>"</w:t>
      </w:r>
      <w:r w:rsidRPr="007C0050">
        <w:rPr>
          <w:rFonts w:cs="David" w:hint="cs"/>
          <w:b/>
          <w:bCs/>
          <w:sz w:val="24"/>
          <w:szCs w:val="24"/>
          <w:rtl/>
        </w:rPr>
        <w:t>תחנות דלק אזרחיות</w:t>
      </w:r>
      <w:r w:rsidRPr="007C0050">
        <w:rPr>
          <w:rFonts w:cs="David" w:hint="cs"/>
          <w:sz w:val="24"/>
          <w:szCs w:val="24"/>
          <w:rtl/>
        </w:rPr>
        <w:t>" -</w:t>
      </w:r>
      <w:r w:rsidR="007C0050" w:rsidRPr="007C0050">
        <w:rPr>
          <w:rFonts w:cs="David" w:hint="cs"/>
          <w:sz w:val="24"/>
          <w:szCs w:val="24"/>
          <w:rtl/>
        </w:rPr>
        <w:t xml:space="preserve"> תחנות כהגדרתן בחוק משק הדלק קידום התחרות תשנ"ד – 1994, אשר רשומות במרשם תחנות הדלק בהתאם להוראת סעיף 3 לחוק משק הדלק (איסור מכירת דלק לתחנות תדלוק מסוימות) תשס"ה – 2005, ונושאות ש</w:t>
      </w:r>
      <w:r w:rsidR="007C0050">
        <w:rPr>
          <w:rFonts w:cs="David" w:hint="cs"/>
          <w:sz w:val="24"/>
          <w:szCs w:val="24"/>
          <w:rtl/>
        </w:rPr>
        <w:t>מן</w:t>
      </w:r>
      <w:r w:rsidR="007C0050" w:rsidRPr="007C0050">
        <w:rPr>
          <w:rFonts w:cs="David" w:hint="cs"/>
          <w:sz w:val="24"/>
          <w:szCs w:val="24"/>
          <w:rtl/>
        </w:rPr>
        <w:t xml:space="preserve"> של חברות הדלק עימן יתקשר המשרד.</w:t>
      </w:r>
    </w:p>
    <w:p w:rsidR="00D17669" w:rsidRPr="00F7600A" w:rsidRDefault="00D17669" w:rsidP="00D17669">
      <w:pPr>
        <w:numPr>
          <w:ilvl w:val="2"/>
          <w:numId w:val="1"/>
        </w:numPr>
        <w:tabs>
          <w:tab w:val="num" w:pos="1841"/>
        </w:tabs>
        <w:spacing w:line="360" w:lineRule="auto"/>
        <w:ind w:left="1854"/>
        <w:jc w:val="both"/>
        <w:rPr>
          <w:rFonts w:cs="David" w:hint="cs"/>
          <w:sz w:val="24"/>
          <w:szCs w:val="24"/>
        </w:rPr>
      </w:pPr>
      <w:r w:rsidRPr="00F170E6">
        <w:rPr>
          <w:rFonts w:cs="David" w:hint="cs"/>
          <w:sz w:val="24"/>
          <w:szCs w:val="24"/>
          <w:rtl/>
        </w:rPr>
        <w:t>"</w:t>
      </w:r>
      <w:r w:rsidRPr="00F170E6">
        <w:rPr>
          <w:rFonts w:cs="David" w:hint="cs"/>
          <w:b/>
          <w:bCs/>
          <w:sz w:val="24"/>
          <w:szCs w:val="24"/>
          <w:rtl/>
        </w:rPr>
        <w:t>תקופת ההתארגנות</w:t>
      </w:r>
      <w:r w:rsidRPr="00F170E6">
        <w:rPr>
          <w:rFonts w:cs="David" w:hint="cs"/>
          <w:sz w:val="24"/>
          <w:szCs w:val="24"/>
          <w:rtl/>
        </w:rPr>
        <w:t xml:space="preserve">" </w:t>
      </w:r>
      <w:r>
        <w:rPr>
          <w:rFonts w:cs="David" w:hint="cs"/>
          <w:sz w:val="24"/>
          <w:szCs w:val="24"/>
          <w:rtl/>
        </w:rPr>
        <w:t>-</w:t>
      </w:r>
      <w:r w:rsidRPr="00F170E6">
        <w:rPr>
          <w:rFonts w:cs="David" w:hint="cs"/>
          <w:sz w:val="24"/>
          <w:szCs w:val="24"/>
          <w:rtl/>
        </w:rPr>
        <w:t xml:space="preserve"> </w:t>
      </w:r>
      <w:r w:rsidRPr="00F7600A">
        <w:rPr>
          <w:rFonts w:cs="David" w:hint="cs"/>
          <w:sz w:val="24"/>
          <w:szCs w:val="24"/>
          <w:rtl/>
        </w:rPr>
        <w:t>התקופה ש</w:t>
      </w:r>
      <w:r>
        <w:rPr>
          <w:rFonts w:cs="David" w:hint="cs"/>
          <w:sz w:val="24"/>
          <w:szCs w:val="24"/>
          <w:rtl/>
        </w:rPr>
        <w:t xml:space="preserve">החל ממועד </w:t>
      </w:r>
      <w:r w:rsidRPr="00F7600A">
        <w:rPr>
          <w:rFonts w:cs="David" w:hint="cs"/>
          <w:sz w:val="24"/>
          <w:szCs w:val="24"/>
          <w:rtl/>
        </w:rPr>
        <w:t>קבלת ההזמנה מהמשרד ועד להודעת המשרד על תחילת תקופת ההפעלה.</w:t>
      </w:r>
    </w:p>
    <w:p w:rsidR="00953789" w:rsidRDefault="00953789" w:rsidP="00CD2B3B">
      <w:pPr>
        <w:numPr>
          <w:ilvl w:val="2"/>
          <w:numId w:val="1"/>
        </w:numPr>
        <w:tabs>
          <w:tab w:val="num" w:pos="1841"/>
        </w:tabs>
        <w:spacing w:line="360" w:lineRule="auto"/>
        <w:ind w:left="1854"/>
        <w:jc w:val="both"/>
        <w:rPr>
          <w:rFonts w:cs="David" w:hint="cs"/>
          <w:sz w:val="24"/>
          <w:szCs w:val="24"/>
        </w:rPr>
      </w:pPr>
      <w:r w:rsidRPr="00F170E6">
        <w:rPr>
          <w:rFonts w:cs="David" w:hint="cs"/>
          <w:sz w:val="24"/>
          <w:szCs w:val="24"/>
          <w:rtl/>
        </w:rPr>
        <w:t>"</w:t>
      </w:r>
      <w:r w:rsidRPr="00F170E6">
        <w:rPr>
          <w:rFonts w:cs="David" w:hint="cs"/>
          <w:b/>
          <w:bCs/>
          <w:sz w:val="24"/>
          <w:szCs w:val="24"/>
          <w:rtl/>
        </w:rPr>
        <w:t>תקופת ההפעלה</w:t>
      </w:r>
      <w:r w:rsidRPr="00F170E6">
        <w:rPr>
          <w:rFonts w:cs="David" w:hint="cs"/>
          <w:sz w:val="24"/>
          <w:szCs w:val="24"/>
          <w:rtl/>
        </w:rPr>
        <w:t>"</w:t>
      </w:r>
      <w:r>
        <w:rPr>
          <w:rFonts w:cs="David" w:hint="cs"/>
          <w:sz w:val="24"/>
          <w:szCs w:val="24"/>
          <w:rtl/>
        </w:rPr>
        <w:t xml:space="preserve"> - התקופה שמהודעת המשרד על ההפעלה ועד לסיום ההתקשרות.</w:t>
      </w:r>
    </w:p>
    <w:p w:rsidR="00A15C0B" w:rsidRDefault="00953789" w:rsidP="00CD2B3B">
      <w:pPr>
        <w:numPr>
          <w:ilvl w:val="2"/>
          <w:numId w:val="1"/>
        </w:numPr>
        <w:tabs>
          <w:tab w:val="num" w:pos="1841"/>
        </w:tabs>
        <w:spacing w:line="360" w:lineRule="auto"/>
        <w:ind w:left="1854"/>
        <w:jc w:val="both"/>
        <w:rPr>
          <w:rFonts w:cs="David"/>
          <w:sz w:val="24"/>
          <w:szCs w:val="24"/>
        </w:rPr>
      </w:pPr>
      <w:r w:rsidRPr="00F170E6">
        <w:rPr>
          <w:rFonts w:cs="David" w:hint="cs"/>
          <w:sz w:val="24"/>
          <w:szCs w:val="24"/>
          <w:rtl/>
        </w:rPr>
        <w:t>"</w:t>
      </w:r>
      <w:r w:rsidRPr="00F170E6">
        <w:rPr>
          <w:rFonts w:cs="David" w:hint="cs"/>
          <w:b/>
          <w:bCs/>
          <w:sz w:val="24"/>
          <w:szCs w:val="24"/>
          <w:rtl/>
        </w:rPr>
        <w:t>תקופת ההתקשרות</w:t>
      </w:r>
      <w:r w:rsidRPr="00F170E6">
        <w:rPr>
          <w:rFonts w:cs="David" w:hint="cs"/>
          <w:sz w:val="24"/>
          <w:szCs w:val="24"/>
          <w:rtl/>
        </w:rPr>
        <w:t>"</w:t>
      </w:r>
      <w:r>
        <w:rPr>
          <w:rFonts w:cs="David" w:hint="cs"/>
          <w:sz w:val="24"/>
          <w:szCs w:val="24"/>
          <w:rtl/>
        </w:rPr>
        <w:t xml:space="preserve"> - התקופה הכוללת של ההתארגנות וההפעלה.</w:t>
      </w:r>
    </w:p>
    <w:p w:rsidR="00FE49F7" w:rsidRPr="004D7D78" w:rsidRDefault="00FE49F7" w:rsidP="00CD2B3B">
      <w:pPr>
        <w:numPr>
          <w:ilvl w:val="1"/>
          <w:numId w:val="1"/>
        </w:numPr>
        <w:tabs>
          <w:tab w:val="clear" w:pos="1137"/>
          <w:tab w:val="num" w:pos="1133"/>
        </w:tabs>
        <w:spacing w:line="360" w:lineRule="auto"/>
        <w:jc w:val="both"/>
        <w:rPr>
          <w:rFonts w:cs="David"/>
          <w:sz w:val="24"/>
          <w:szCs w:val="24"/>
        </w:rPr>
      </w:pPr>
      <w:r w:rsidRPr="008A7688">
        <w:rPr>
          <w:rFonts w:cs="David" w:hint="cs"/>
          <w:sz w:val="24"/>
          <w:szCs w:val="24"/>
          <w:rtl/>
        </w:rPr>
        <w:t>מסמך</w:t>
      </w:r>
      <w:r w:rsidRPr="008A7688">
        <w:rPr>
          <w:rFonts w:cs="David"/>
          <w:sz w:val="24"/>
          <w:szCs w:val="24"/>
        </w:rPr>
        <w:t xml:space="preserve"> </w:t>
      </w:r>
      <w:r w:rsidRPr="008A7688">
        <w:rPr>
          <w:rFonts w:cs="David" w:hint="cs"/>
          <w:sz w:val="24"/>
          <w:szCs w:val="24"/>
          <w:rtl/>
        </w:rPr>
        <w:t>זה</w:t>
      </w:r>
      <w:r w:rsidRPr="008A7688">
        <w:rPr>
          <w:rFonts w:cs="David"/>
          <w:sz w:val="24"/>
          <w:szCs w:val="24"/>
        </w:rPr>
        <w:t xml:space="preserve"> </w:t>
      </w:r>
      <w:r w:rsidRPr="008A7688">
        <w:rPr>
          <w:rFonts w:cs="David" w:hint="cs"/>
          <w:sz w:val="24"/>
          <w:szCs w:val="24"/>
          <w:rtl/>
        </w:rPr>
        <w:t>מגדיר</w:t>
      </w:r>
      <w:r w:rsidRPr="008A7688">
        <w:rPr>
          <w:rFonts w:cs="David"/>
          <w:sz w:val="24"/>
          <w:szCs w:val="24"/>
        </w:rPr>
        <w:t xml:space="preserve"> </w:t>
      </w:r>
      <w:r w:rsidRPr="008A7688">
        <w:rPr>
          <w:rFonts w:cs="David" w:hint="cs"/>
          <w:sz w:val="24"/>
          <w:szCs w:val="24"/>
          <w:rtl/>
        </w:rPr>
        <w:t>את</w:t>
      </w:r>
      <w:r w:rsidRPr="008A7688">
        <w:rPr>
          <w:rFonts w:cs="David"/>
          <w:sz w:val="24"/>
          <w:szCs w:val="24"/>
        </w:rPr>
        <w:t xml:space="preserve"> </w:t>
      </w:r>
      <w:r w:rsidRPr="008A7688">
        <w:rPr>
          <w:rFonts w:cs="David" w:hint="cs"/>
          <w:sz w:val="24"/>
          <w:szCs w:val="24"/>
          <w:rtl/>
        </w:rPr>
        <w:t>תכולת</w:t>
      </w:r>
      <w:r w:rsidRPr="008A7688">
        <w:rPr>
          <w:rFonts w:cs="David"/>
          <w:sz w:val="24"/>
          <w:szCs w:val="24"/>
        </w:rPr>
        <w:t xml:space="preserve"> </w:t>
      </w:r>
      <w:r w:rsidRPr="008A7688">
        <w:rPr>
          <w:rFonts w:cs="David" w:hint="cs"/>
          <w:sz w:val="24"/>
          <w:szCs w:val="24"/>
          <w:rtl/>
        </w:rPr>
        <w:t>העבודה</w:t>
      </w:r>
      <w:r w:rsidRPr="008A7688">
        <w:rPr>
          <w:rFonts w:cs="David"/>
          <w:sz w:val="24"/>
          <w:szCs w:val="24"/>
        </w:rPr>
        <w:t xml:space="preserve"> </w:t>
      </w:r>
      <w:r w:rsidRPr="008A7688">
        <w:rPr>
          <w:rFonts w:cs="David" w:hint="cs"/>
          <w:sz w:val="24"/>
          <w:szCs w:val="24"/>
          <w:rtl/>
        </w:rPr>
        <w:t>למתן</w:t>
      </w:r>
      <w:r w:rsidRPr="008A7688">
        <w:rPr>
          <w:rFonts w:cs="David"/>
          <w:sz w:val="24"/>
          <w:szCs w:val="24"/>
        </w:rPr>
        <w:t xml:space="preserve"> </w:t>
      </w:r>
      <w:r w:rsidRPr="008A7688">
        <w:rPr>
          <w:rFonts w:cs="David" w:hint="cs"/>
          <w:sz w:val="24"/>
          <w:szCs w:val="24"/>
          <w:rtl/>
        </w:rPr>
        <w:t>השירותים</w:t>
      </w:r>
      <w:r w:rsidRPr="008A7688">
        <w:rPr>
          <w:rFonts w:cs="David"/>
          <w:sz w:val="24"/>
          <w:szCs w:val="24"/>
        </w:rPr>
        <w:t xml:space="preserve"> </w:t>
      </w:r>
      <w:r w:rsidRPr="008A7688">
        <w:rPr>
          <w:rFonts w:cs="David" w:hint="cs"/>
          <w:sz w:val="24"/>
          <w:szCs w:val="24"/>
          <w:rtl/>
        </w:rPr>
        <w:t>הנדרשים</w:t>
      </w:r>
      <w:r w:rsidRPr="008A7688">
        <w:rPr>
          <w:rFonts w:cs="David"/>
          <w:sz w:val="24"/>
          <w:szCs w:val="24"/>
        </w:rPr>
        <w:t xml:space="preserve"> </w:t>
      </w:r>
      <w:r w:rsidRPr="008A7688">
        <w:rPr>
          <w:rFonts w:cs="David" w:hint="cs"/>
          <w:sz w:val="24"/>
          <w:szCs w:val="24"/>
          <w:rtl/>
        </w:rPr>
        <w:t>בתחום</w:t>
      </w:r>
      <w:r w:rsidRPr="008A7688">
        <w:rPr>
          <w:rFonts w:cs="David"/>
          <w:sz w:val="24"/>
          <w:szCs w:val="24"/>
        </w:rPr>
        <w:t xml:space="preserve"> </w:t>
      </w:r>
      <w:r>
        <w:rPr>
          <w:rFonts w:cs="David" w:hint="cs"/>
          <w:sz w:val="24"/>
          <w:szCs w:val="24"/>
          <w:rtl/>
        </w:rPr>
        <w:t>הקמת ו</w:t>
      </w:r>
      <w:r w:rsidRPr="008A7688">
        <w:rPr>
          <w:rFonts w:cs="David" w:hint="cs"/>
          <w:sz w:val="24"/>
          <w:szCs w:val="24"/>
          <w:rtl/>
        </w:rPr>
        <w:t>הפעלת מערכת מחשוב ובקרה</w:t>
      </w:r>
      <w:r>
        <w:rPr>
          <w:rFonts w:cs="David" w:hint="cs"/>
          <w:sz w:val="24"/>
          <w:szCs w:val="24"/>
          <w:rtl/>
        </w:rPr>
        <w:t xml:space="preserve"> </w:t>
      </w:r>
      <w:r w:rsidRPr="008A7688">
        <w:rPr>
          <w:rFonts w:cs="David" w:hint="cs"/>
          <w:sz w:val="24"/>
          <w:szCs w:val="24"/>
          <w:rtl/>
        </w:rPr>
        <w:t>משולבת התקן תדלוק</w:t>
      </w:r>
      <w:r>
        <w:rPr>
          <w:rFonts w:cs="David" w:hint="cs"/>
          <w:sz w:val="24"/>
          <w:szCs w:val="24"/>
          <w:rtl/>
        </w:rPr>
        <w:t xml:space="preserve"> אוניברסאלי</w:t>
      </w:r>
      <w:r w:rsidR="00446852">
        <w:rPr>
          <w:rFonts w:cs="David" w:hint="cs"/>
          <w:sz w:val="24"/>
          <w:szCs w:val="24"/>
          <w:rtl/>
        </w:rPr>
        <w:t xml:space="preserve"> על רכיביו</w:t>
      </w:r>
      <w:r>
        <w:rPr>
          <w:rFonts w:cs="David" w:hint="cs"/>
          <w:sz w:val="24"/>
          <w:szCs w:val="24"/>
          <w:rtl/>
        </w:rPr>
        <w:t>,</w:t>
      </w:r>
      <w:r w:rsidRPr="008A7688">
        <w:rPr>
          <w:rFonts w:cs="David" w:hint="cs"/>
          <w:sz w:val="24"/>
          <w:szCs w:val="24"/>
          <w:rtl/>
        </w:rPr>
        <w:t xml:space="preserve"> כרטיסי</w:t>
      </w:r>
      <w:r w:rsidR="002007AA">
        <w:rPr>
          <w:rFonts w:cs="David" w:hint="cs"/>
          <w:sz w:val="24"/>
          <w:szCs w:val="24"/>
          <w:rtl/>
        </w:rPr>
        <w:t xml:space="preserve"> תדלוק</w:t>
      </w:r>
      <w:r w:rsidRPr="008A7688">
        <w:rPr>
          <w:rFonts w:cs="David" w:hint="cs"/>
          <w:sz w:val="24"/>
          <w:szCs w:val="24"/>
          <w:rtl/>
        </w:rPr>
        <w:t xml:space="preserve"> מגנטיים</w:t>
      </w:r>
      <w:r>
        <w:rPr>
          <w:rFonts w:cs="David" w:hint="cs"/>
          <w:sz w:val="24"/>
          <w:szCs w:val="24"/>
          <w:rtl/>
        </w:rPr>
        <w:t xml:space="preserve"> וסליקה, אשר תאפשר העברת מידע ובקשות לביצוע פעולות בין משרד הביטחון, חברות הדלק, החברה המתפעלת את מערכת פטרו"ל וחברת התקני התדלוק</w:t>
      </w:r>
      <w:r w:rsidR="000719F1">
        <w:rPr>
          <w:rFonts w:cs="David" w:hint="cs"/>
          <w:sz w:val="24"/>
          <w:szCs w:val="24"/>
          <w:rtl/>
        </w:rPr>
        <w:t xml:space="preserve"> </w:t>
      </w:r>
      <w:r w:rsidR="00F170E6">
        <w:rPr>
          <w:rFonts w:cs="David" w:hint="cs"/>
          <w:sz w:val="24"/>
          <w:szCs w:val="24"/>
          <w:rtl/>
        </w:rPr>
        <w:t xml:space="preserve">באמצעות מערכת מרכזית אחת </w:t>
      </w:r>
      <w:r>
        <w:rPr>
          <w:rFonts w:cs="David" w:hint="cs"/>
          <w:sz w:val="24"/>
          <w:szCs w:val="24"/>
          <w:rtl/>
        </w:rPr>
        <w:t>בהתאם לפירוט שלהלן.</w:t>
      </w:r>
      <w:r w:rsidRPr="008A7688">
        <w:rPr>
          <w:rFonts w:cs="David" w:hint="cs"/>
          <w:sz w:val="24"/>
          <w:szCs w:val="24"/>
          <w:rtl/>
        </w:rPr>
        <w:t xml:space="preserve"> </w:t>
      </w:r>
      <w:r>
        <w:rPr>
          <w:rFonts w:cs="David" w:hint="cs"/>
          <w:sz w:val="24"/>
          <w:szCs w:val="24"/>
          <w:rtl/>
        </w:rPr>
        <w:t xml:space="preserve">זאת </w:t>
      </w:r>
      <w:r w:rsidRPr="004D7D78">
        <w:rPr>
          <w:rFonts w:cs="David" w:hint="cs"/>
          <w:sz w:val="24"/>
          <w:szCs w:val="24"/>
          <w:rtl/>
        </w:rPr>
        <w:t xml:space="preserve">במסגרת </w:t>
      </w:r>
      <w:r>
        <w:rPr>
          <w:rFonts w:cs="David" w:hint="cs"/>
          <w:sz w:val="24"/>
          <w:szCs w:val="24"/>
          <w:rtl/>
        </w:rPr>
        <w:t>התקשרויות של משרד הביטחון בתחום אספקת הדלק לרבות התקני תדלוק</w:t>
      </w:r>
      <w:r w:rsidR="00614CE0">
        <w:rPr>
          <w:rFonts w:cs="David" w:hint="cs"/>
          <w:sz w:val="24"/>
          <w:szCs w:val="24"/>
          <w:rtl/>
        </w:rPr>
        <w:t xml:space="preserve"> אוניברסאליים</w:t>
      </w:r>
      <w:r>
        <w:rPr>
          <w:rFonts w:cs="David" w:hint="cs"/>
          <w:sz w:val="24"/>
          <w:szCs w:val="24"/>
          <w:rtl/>
        </w:rPr>
        <w:t xml:space="preserve"> וכרטיסי</w:t>
      </w:r>
      <w:r w:rsidR="002007AA">
        <w:rPr>
          <w:rFonts w:cs="David" w:hint="cs"/>
          <w:sz w:val="24"/>
          <w:szCs w:val="24"/>
          <w:rtl/>
        </w:rPr>
        <w:t xml:space="preserve"> תדלוק</w:t>
      </w:r>
      <w:r>
        <w:rPr>
          <w:rFonts w:cs="David" w:hint="cs"/>
          <w:sz w:val="24"/>
          <w:szCs w:val="24"/>
          <w:rtl/>
        </w:rPr>
        <w:t xml:space="preserve"> מגנטי</w:t>
      </w:r>
      <w:r w:rsidR="002007AA">
        <w:rPr>
          <w:rFonts w:cs="David" w:hint="cs"/>
          <w:sz w:val="24"/>
          <w:szCs w:val="24"/>
          <w:rtl/>
        </w:rPr>
        <w:t>י</w:t>
      </w:r>
      <w:r>
        <w:rPr>
          <w:rFonts w:cs="David" w:hint="cs"/>
          <w:sz w:val="24"/>
          <w:szCs w:val="24"/>
          <w:rtl/>
        </w:rPr>
        <w:t>ם.</w:t>
      </w:r>
      <w:r w:rsidRPr="00101377">
        <w:rPr>
          <w:rFonts w:cs="David" w:hint="cs"/>
          <w:sz w:val="24"/>
          <w:szCs w:val="24"/>
          <w:rtl/>
        </w:rPr>
        <w:t xml:space="preserve"> </w:t>
      </w:r>
    </w:p>
    <w:p w:rsidR="00FE49F7" w:rsidRPr="00D57980" w:rsidRDefault="00FE49F7" w:rsidP="00CD2B3B">
      <w:pPr>
        <w:numPr>
          <w:ilvl w:val="1"/>
          <w:numId w:val="1"/>
        </w:numPr>
        <w:tabs>
          <w:tab w:val="clear" w:pos="1137"/>
          <w:tab w:val="num" w:pos="1133"/>
        </w:tabs>
        <w:spacing w:line="360" w:lineRule="auto"/>
        <w:jc w:val="both"/>
        <w:rPr>
          <w:rFonts w:ascii="Arial" w:hAnsi="Arial" w:cs="David"/>
          <w:sz w:val="24"/>
          <w:szCs w:val="24"/>
        </w:rPr>
      </w:pPr>
      <w:r w:rsidRPr="00953789">
        <w:rPr>
          <w:rFonts w:ascii="Arial" w:hAnsi="Arial" w:cs="David" w:hint="cs"/>
          <w:sz w:val="24"/>
          <w:szCs w:val="24"/>
          <w:rtl/>
        </w:rPr>
        <w:t>רכבי המשרד</w:t>
      </w:r>
      <w:r>
        <w:rPr>
          <w:rFonts w:ascii="Arial" w:hAnsi="Arial" w:cs="David" w:hint="cs"/>
          <w:sz w:val="24"/>
          <w:szCs w:val="24"/>
          <w:rtl/>
        </w:rPr>
        <w:t xml:space="preserve"> מתודלקים באמצעות מערכת תדלוק ממוחשב בתחנות דלק אזרחיות</w:t>
      </w:r>
      <w:r w:rsidRPr="00D57980">
        <w:rPr>
          <w:rFonts w:ascii="Arial" w:hAnsi="Arial" w:cs="David" w:hint="cs"/>
          <w:sz w:val="24"/>
          <w:szCs w:val="24"/>
          <w:rtl/>
        </w:rPr>
        <w:t xml:space="preserve"> </w:t>
      </w:r>
      <w:r>
        <w:rPr>
          <w:rFonts w:ascii="Arial" w:hAnsi="Arial" w:cs="David" w:hint="cs"/>
          <w:sz w:val="24"/>
          <w:szCs w:val="24"/>
          <w:rtl/>
        </w:rPr>
        <w:t>וצבאיות</w:t>
      </w:r>
      <w:r w:rsidRPr="00D57980">
        <w:rPr>
          <w:rFonts w:ascii="Arial" w:hAnsi="Arial" w:cs="David" w:hint="cs"/>
          <w:sz w:val="24"/>
          <w:szCs w:val="24"/>
          <w:rtl/>
        </w:rPr>
        <w:t xml:space="preserve">. </w:t>
      </w:r>
    </w:p>
    <w:p w:rsidR="00FE49F7" w:rsidRDefault="00FE49F7" w:rsidP="00CD2B3B">
      <w:pPr>
        <w:numPr>
          <w:ilvl w:val="1"/>
          <w:numId w:val="1"/>
        </w:numPr>
        <w:tabs>
          <w:tab w:val="clear" w:pos="1137"/>
          <w:tab w:val="num" w:pos="1133"/>
        </w:tabs>
        <w:spacing w:line="360" w:lineRule="auto"/>
        <w:jc w:val="both"/>
        <w:rPr>
          <w:rFonts w:cs="David"/>
          <w:sz w:val="24"/>
          <w:szCs w:val="24"/>
        </w:rPr>
      </w:pPr>
      <w:r w:rsidRPr="00CD6679">
        <w:rPr>
          <w:rFonts w:cs="David" w:hint="cs"/>
          <w:sz w:val="24"/>
          <w:szCs w:val="24"/>
          <w:rtl/>
        </w:rPr>
        <w:t>יובהר, כי מכרז זה הוא מכרז מקדים להתקשרויות עתידיות וקיימות בין משרד הביטחו</w:t>
      </w:r>
      <w:r w:rsidRPr="00CD6679">
        <w:rPr>
          <w:rFonts w:cs="David" w:hint="eastAsia"/>
          <w:sz w:val="24"/>
          <w:szCs w:val="24"/>
          <w:rtl/>
        </w:rPr>
        <w:t>ן</w:t>
      </w:r>
      <w:r w:rsidRPr="00CD6679">
        <w:rPr>
          <w:rFonts w:cs="David" w:hint="cs"/>
          <w:sz w:val="24"/>
          <w:szCs w:val="24"/>
          <w:rtl/>
        </w:rPr>
        <w:t xml:space="preserve"> </w:t>
      </w:r>
      <w:r>
        <w:rPr>
          <w:rFonts w:cs="David" w:hint="cs"/>
          <w:sz w:val="24"/>
          <w:szCs w:val="24"/>
          <w:rtl/>
        </w:rPr>
        <w:t xml:space="preserve">לבין חברות הדלק וחברות התקני </w:t>
      </w:r>
      <w:r w:rsidRPr="00CD6679">
        <w:rPr>
          <w:rFonts w:cs="David" w:hint="cs"/>
          <w:sz w:val="24"/>
          <w:szCs w:val="24"/>
          <w:rtl/>
        </w:rPr>
        <w:t>תדלו</w:t>
      </w:r>
      <w:r>
        <w:rPr>
          <w:rFonts w:cs="David" w:hint="cs"/>
          <w:sz w:val="24"/>
          <w:szCs w:val="24"/>
          <w:rtl/>
        </w:rPr>
        <w:t>ק, לאספקת דלק והתקני תדלוק</w:t>
      </w:r>
      <w:r w:rsidR="00BE5D1E">
        <w:rPr>
          <w:rFonts w:cs="David" w:hint="cs"/>
          <w:sz w:val="24"/>
          <w:szCs w:val="24"/>
          <w:rtl/>
        </w:rPr>
        <w:t xml:space="preserve"> אוניברסאליים</w:t>
      </w:r>
      <w:r w:rsidRPr="00CD6679">
        <w:rPr>
          <w:rFonts w:cs="David" w:hint="cs"/>
          <w:sz w:val="24"/>
          <w:szCs w:val="24"/>
          <w:rtl/>
        </w:rPr>
        <w:t xml:space="preserve">. </w:t>
      </w:r>
    </w:p>
    <w:p w:rsidR="00C027D0" w:rsidRDefault="00FF3883" w:rsidP="00CD2B3B">
      <w:pPr>
        <w:numPr>
          <w:ilvl w:val="1"/>
          <w:numId w:val="1"/>
        </w:numPr>
        <w:spacing w:line="360" w:lineRule="auto"/>
        <w:jc w:val="both"/>
        <w:rPr>
          <w:rFonts w:cs="David"/>
          <w:sz w:val="24"/>
          <w:szCs w:val="24"/>
          <w:rtl/>
        </w:rPr>
      </w:pPr>
      <w:r w:rsidRPr="00953789">
        <w:rPr>
          <w:rFonts w:cs="David" w:hint="cs"/>
          <w:sz w:val="24"/>
          <w:szCs w:val="24"/>
          <w:rtl/>
        </w:rPr>
        <w:t>החברה המפעילה</w:t>
      </w:r>
      <w:r>
        <w:rPr>
          <w:rFonts w:cs="David" w:hint="cs"/>
          <w:sz w:val="24"/>
          <w:szCs w:val="24"/>
          <w:rtl/>
        </w:rPr>
        <w:t xml:space="preserve"> </w:t>
      </w:r>
      <w:r w:rsidR="00C027D0">
        <w:rPr>
          <w:rFonts w:cs="David" w:hint="cs"/>
          <w:sz w:val="24"/>
          <w:szCs w:val="24"/>
          <w:rtl/>
        </w:rPr>
        <w:t>תי</w:t>
      </w:r>
      <w:r>
        <w:rPr>
          <w:rFonts w:cs="David" w:hint="cs"/>
          <w:sz w:val="24"/>
          <w:szCs w:val="24"/>
          <w:rtl/>
        </w:rPr>
        <w:t xml:space="preserve">דרש להתקשר </w:t>
      </w:r>
      <w:r w:rsidR="00C027D0">
        <w:rPr>
          <w:rFonts w:cs="David" w:hint="cs"/>
          <w:sz w:val="24"/>
          <w:szCs w:val="24"/>
          <w:rtl/>
        </w:rPr>
        <w:t xml:space="preserve">עם </w:t>
      </w:r>
      <w:r w:rsidR="008C7780">
        <w:rPr>
          <w:rFonts w:cs="David" w:hint="cs"/>
          <w:sz w:val="24"/>
          <w:szCs w:val="24"/>
          <w:rtl/>
        </w:rPr>
        <w:t xml:space="preserve">6 עד 8 ספקים בהם חברות </w:t>
      </w:r>
      <w:r w:rsidR="00953789">
        <w:rPr>
          <w:rFonts w:cs="David" w:hint="cs"/>
          <w:sz w:val="24"/>
          <w:szCs w:val="24"/>
          <w:rtl/>
        </w:rPr>
        <w:t xml:space="preserve">דלק, החברה המתפעלת את מערכת פטרו"ל וחברת התקני התדלוק </w:t>
      </w:r>
      <w:r>
        <w:rPr>
          <w:rFonts w:cs="David" w:hint="cs"/>
          <w:sz w:val="24"/>
          <w:szCs w:val="24"/>
          <w:rtl/>
        </w:rPr>
        <w:t xml:space="preserve">על מנת להתאים את מערכות </w:t>
      </w:r>
      <w:r w:rsidR="00C027D0">
        <w:rPr>
          <w:rFonts w:cs="David" w:hint="cs"/>
          <w:sz w:val="24"/>
          <w:szCs w:val="24"/>
          <w:rtl/>
        </w:rPr>
        <w:t xml:space="preserve">המחשוב ושיטות העבודה של </w:t>
      </w:r>
      <w:r w:rsidR="008C7780">
        <w:rPr>
          <w:rFonts w:cs="David" w:hint="cs"/>
          <w:sz w:val="24"/>
          <w:szCs w:val="24"/>
          <w:rtl/>
        </w:rPr>
        <w:t>ספקים</w:t>
      </w:r>
      <w:r>
        <w:rPr>
          <w:rFonts w:cs="David" w:hint="cs"/>
          <w:sz w:val="24"/>
          <w:szCs w:val="24"/>
          <w:rtl/>
        </w:rPr>
        <w:t xml:space="preserve"> אלו </w:t>
      </w:r>
      <w:r w:rsidR="00C027D0">
        <w:rPr>
          <w:rFonts w:cs="David" w:hint="cs"/>
          <w:sz w:val="24"/>
          <w:szCs w:val="24"/>
          <w:rtl/>
        </w:rPr>
        <w:t xml:space="preserve">למערכות המחשוב שלה </w:t>
      </w:r>
      <w:r>
        <w:rPr>
          <w:rFonts w:cs="David" w:hint="cs"/>
          <w:sz w:val="24"/>
          <w:szCs w:val="24"/>
          <w:rtl/>
        </w:rPr>
        <w:t xml:space="preserve">באופן מהיר, יעיל וללא הפרעות. כמו כן, על </w:t>
      </w:r>
      <w:r w:rsidR="00C027D0">
        <w:rPr>
          <w:rFonts w:cs="David" w:hint="cs"/>
          <w:sz w:val="24"/>
          <w:szCs w:val="24"/>
          <w:rtl/>
        </w:rPr>
        <w:t>החברה המפעילה</w:t>
      </w:r>
      <w:r>
        <w:rPr>
          <w:rFonts w:cs="David" w:hint="cs"/>
          <w:sz w:val="24"/>
          <w:szCs w:val="24"/>
          <w:rtl/>
        </w:rPr>
        <w:t xml:space="preserve"> להכשיר את כוח האדם של </w:t>
      </w:r>
      <w:r w:rsidR="008C7780">
        <w:rPr>
          <w:rFonts w:cs="David" w:hint="cs"/>
          <w:sz w:val="24"/>
          <w:szCs w:val="24"/>
          <w:rtl/>
        </w:rPr>
        <w:t>ספקים</w:t>
      </w:r>
      <w:r>
        <w:rPr>
          <w:rFonts w:cs="David" w:hint="cs"/>
          <w:sz w:val="24"/>
          <w:szCs w:val="24"/>
          <w:rtl/>
        </w:rPr>
        <w:t xml:space="preserve"> אלו, לה</w:t>
      </w:r>
      <w:r w:rsidR="008C7780">
        <w:rPr>
          <w:rFonts w:cs="David" w:hint="cs"/>
          <w:sz w:val="24"/>
          <w:szCs w:val="24"/>
          <w:rtl/>
        </w:rPr>
        <w:t>ם</w:t>
      </w:r>
      <w:r>
        <w:rPr>
          <w:rFonts w:cs="David" w:hint="cs"/>
          <w:sz w:val="24"/>
          <w:szCs w:val="24"/>
          <w:rtl/>
        </w:rPr>
        <w:t xml:space="preserve"> התקשרות עם המשרד, ולסייע לה</w:t>
      </w:r>
      <w:r w:rsidR="008C7780">
        <w:rPr>
          <w:rFonts w:cs="David" w:hint="cs"/>
          <w:sz w:val="24"/>
          <w:szCs w:val="24"/>
          <w:rtl/>
        </w:rPr>
        <w:t>ם</w:t>
      </w:r>
      <w:r>
        <w:rPr>
          <w:rFonts w:cs="David" w:hint="cs"/>
          <w:sz w:val="24"/>
          <w:szCs w:val="24"/>
          <w:rtl/>
        </w:rPr>
        <w:t xml:space="preserve"> בתהליכים טכניים ככל שיידרש, במטרה לספק </w:t>
      </w:r>
      <w:r w:rsidR="00C027D0">
        <w:rPr>
          <w:rFonts w:cs="David" w:hint="cs"/>
          <w:sz w:val="24"/>
          <w:szCs w:val="24"/>
          <w:rtl/>
        </w:rPr>
        <w:t xml:space="preserve">למשרד </w:t>
      </w:r>
      <w:r>
        <w:rPr>
          <w:rFonts w:cs="David" w:hint="cs"/>
          <w:sz w:val="24"/>
          <w:szCs w:val="24"/>
          <w:rtl/>
        </w:rPr>
        <w:t xml:space="preserve">את השירות, כמפורט במסמך זה. </w:t>
      </w:r>
    </w:p>
    <w:p w:rsidR="00FF3883" w:rsidRDefault="00EE260B" w:rsidP="00CD2B3B">
      <w:pPr>
        <w:spacing w:line="360" w:lineRule="auto"/>
        <w:jc w:val="both"/>
        <w:rPr>
          <w:rFonts w:cs="David" w:hint="cs"/>
          <w:sz w:val="24"/>
          <w:szCs w:val="24"/>
          <w:rtl/>
        </w:rPr>
      </w:pPr>
      <w:r>
        <w:rPr>
          <w:rFonts w:cs="David" w:hint="cs"/>
          <w:sz w:val="24"/>
          <w:szCs w:val="24"/>
          <w:rtl/>
        </w:rPr>
        <w:t xml:space="preserve">                     </w:t>
      </w:r>
      <w:r w:rsidR="00C027D0">
        <w:rPr>
          <w:rFonts w:cs="David" w:hint="cs"/>
          <w:sz w:val="24"/>
          <w:szCs w:val="24"/>
          <w:rtl/>
        </w:rPr>
        <w:t xml:space="preserve">המשרד ימסור לחברה המפעילה את רשימת </w:t>
      </w:r>
      <w:r w:rsidR="008C7780">
        <w:rPr>
          <w:rFonts w:cs="David" w:hint="cs"/>
          <w:sz w:val="24"/>
          <w:szCs w:val="24"/>
          <w:rtl/>
        </w:rPr>
        <w:t>הספקים</w:t>
      </w:r>
      <w:r w:rsidR="00C027D0">
        <w:rPr>
          <w:rFonts w:cs="David" w:hint="cs"/>
          <w:sz w:val="24"/>
          <w:szCs w:val="24"/>
          <w:rtl/>
        </w:rPr>
        <w:t xml:space="preserve"> שאית</w:t>
      </w:r>
      <w:r w:rsidR="008C7780">
        <w:rPr>
          <w:rFonts w:cs="David" w:hint="cs"/>
          <w:sz w:val="24"/>
          <w:szCs w:val="24"/>
          <w:rtl/>
        </w:rPr>
        <w:t>ם</w:t>
      </w:r>
      <w:r w:rsidR="00C027D0">
        <w:rPr>
          <w:rFonts w:cs="David" w:hint="cs"/>
          <w:sz w:val="24"/>
          <w:szCs w:val="24"/>
          <w:rtl/>
        </w:rPr>
        <w:t xml:space="preserve"> היא נדרשת להתקשר</w:t>
      </w:r>
      <w:r w:rsidR="00953789">
        <w:rPr>
          <w:rFonts w:cs="David" w:hint="cs"/>
          <w:sz w:val="24"/>
          <w:szCs w:val="24"/>
          <w:rtl/>
        </w:rPr>
        <w:t>.</w:t>
      </w:r>
    </w:p>
    <w:p w:rsidR="00D9605B" w:rsidRDefault="00EE260B" w:rsidP="00CD2B3B">
      <w:pPr>
        <w:numPr>
          <w:ilvl w:val="1"/>
          <w:numId w:val="1"/>
        </w:numPr>
        <w:spacing w:line="360" w:lineRule="auto"/>
        <w:jc w:val="both"/>
        <w:rPr>
          <w:rFonts w:cs="David" w:hint="cs"/>
          <w:sz w:val="24"/>
          <w:szCs w:val="24"/>
        </w:rPr>
      </w:pPr>
      <w:r>
        <w:rPr>
          <w:rFonts w:cs="David" w:hint="cs"/>
          <w:sz w:val="24"/>
          <w:szCs w:val="24"/>
          <w:rtl/>
        </w:rPr>
        <w:t>אין באמור לעיל כדי לגרוע מסמכותו של המזמין לדרוש מהחברה המפעילה להתקשר עם ספקים נוספים לצורך קבלת שירותים כמפורט לעיל.</w:t>
      </w:r>
    </w:p>
    <w:p w:rsidR="00FE49F7" w:rsidRDefault="00FE49F7" w:rsidP="00CD2B3B">
      <w:pPr>
        <w:pStyle w:val="ListParagraph"/>
        <w:spacing w:line="360" w:lineRule="auto"/>
        <w:jc w:val="both"/>
        <w:rPr>
          <w:rFonts w:cs="David"/>
          <w:b/>
          <w:bCs/>
          <w:sz w:val="24"/>
          <w:szCs w:val="24"/>
          <w:rtl/>
        </w:rPr>
      </w:pPr>
    </w:p>
    <w:p w:rsidR="00FE49F7" w:rsidRPr="008945D1" w:rsidRDefault="00FE49F7" w:rsidP="00CD2B3B">
      <w:pPr>
        <w:numPr>
          <w:ilvl w:val="1"/>
          <w:numId w:val="1"/>
        </w:numPr>
        <w:tabs>
          <w:tab w:val="clear" w:pos="1137"/>
        </w:tabs>
        <w:spacing w:line="360" w:lineRule="auto"/>
        <w:jc w:val="both"/>
        <w:rPr>
          <w:rFonts w:cs="David"/>
          <w:b/>
          <w:bCs/>
          <w:sz w:val="24"/>
          <w:szCs w:val="24"/>
        </w:rPr>
      </w:pPr>
      <w:r w:rsidRPr="008945D1">
        <w:rPr>
          <w:rFonts w:cs="David" w:hint="eastAsia"/>
          <w:b/>
          <w:bCs/>
          <w:sz w:val="24"/>
          <w:szCs w:val="24"/>
          <w:rtl/>
        </w:rPr>
        <w:t>עיקרי</w:t>
      </w:r>
      <w:r w:rsidRPr="008945D1">
        <w:rPr>
          <w:rFonts w:cs="David"/>
          <w:b/>
          <w:bCs/>
          <w:sz w:val="24"/>
          <w:szCs w:val="24"/>
        </w:rPr>
        <w:t xml:space="preserve"> </w:t>
      </w:r>
      <w:r w:rsidRPr="008945D1">
        <w:rPr>
          <w:rFonts w:cs="David" w:hint="eastAsia"/>
          <w:b/>
          <w:bCs/>
          <w:sz w:val="24"/>
          <w:szCs w:val="24"/>
          <w:rtl/>
        </w:rPr>
        <w:t>תכולת</w:t>
      </w:r>
      <w:r w:rsidRPr="008945D1">
        <w:rPr>
          <w:rFonts w:cs="David"/>
          <w:b/>
          <w:bCs/>
          <w:sz w:val="24"/>
          <w:szCs w:val="24"/>
        </w:rPr>
        <w:t xml:space="preserve"> </w:t>
      </w:r>
      <w:r w:rsidRPr="008945D1">
        <w:rPr>
          <w:rFonts w:cs="David" w:hint="eastAsia"/>
          <w:b/>
          <w:bCs/>
          <w:sz w:val="24"/>
          <w:szCs w:val="24"/>
          <w:rtl/>
        </w:rPr>
        <w:t>העבודה</w:t>
      </w:r>
    </w:p>
    <w:p w:rsidR="00FE49F7" w:rsidRPr="00BA3D6F" w:rsidRDefault="00FE49F7" w:rsidP="00CD2B3B">
      <w:pPr>
        <w:spacing w:line="360" w:lineRule="auto"/>
        <w:ind w:left="1134"/>
        <w:jc w:val="both"/>
        <w:rPr>
          <w:rFonts w:cs="David"/>
          <w:sz w:val="24"/>
          <w:szCs w:val="24"/>
        </w:rPr>
      </w:pPr>
      <w:r>
        <w:rPr>
          <w:rFonts w:cs="David" w:hint="cs"/>
          <w:sz w:val="24"/>
          <w:szCs w:val="24"/>
          <w:rtl/>
        </w:rPr>
        <w:t>החברה המפעילה</w:t>
      </w:r>
      <w:r w:rsidRPr="00C56B58">
        <w:rPr>
          <w:rFonts w:cs="David"/>
          <w:sz w:val="24"/>
          <w:szCs w:val="24"/>
        </w:rPr>
        <w:t xml:space="preserve"> </w:t>
      </w:r>
      <w:r w:rsidRPr="00C56B58">
        <w:rPr>
          <w:rFonts w:cs="David" w:hint="cs"/>
          <w:sz w:val="24"/>
          <w:szCs w:val="24"/>
          <w:rtl/>
        </w:rPr>
        <w:t>מתחייב</w:t>
      </w:r>
      <w:r>
        <w:rPr>
          <w:rFonts w:cs="David" w:hint="cs"/>
          <w:sz w:val="24"/>
          <w:szCs w:val="24"/>
          <w:rtl/>
        </w:rPr>
        <w:t>ת</w:t>
      </w:r>
      <w:r w:rsidRPr="00C56B58">
        <w:rPr>
          <w:rFonts w:cs="David"/>
          <w:sz w:val="24"/>
          <w:szCs w:val="24"/>
        </w:rPr>
        <w:t xml:space="preserve"> </w:t>
      </w:r>
      <w:r w:rsidRPr="00C56B58">
        <w:rPr>
          <w:rFonts w:cs="David" w:hint="cs"/>
          <w:sz w:val="24"/>
          <w:szCs w:val="24"/>
          <w:rtl/>
        </w:rPr>
        <w:t>לספק</w:t>
      </w:r>
      <w:r w:rsidRPr="00C56B58">
        <w:rPr>
          <w:rFonts w:cs="David"/>
          <w:sz w:val="24"/>
          <w:szCs w:val="24"/>
        </w:rPr>
        <w:t xml:space="preserve"> </w:t>
      </w:r>
      <w:r w:rsidRPr="00C56B58">
        <w:rPr>
          <w:rFonts w:cs="David" w:hint="cs"/>
          <w:sz w:val="24"/>
          <w:szCs w:val="24"/>
          <w:rtl/>
        </w:rPr>
        <w:t>למשרד</w:t>
      </w:r>
      <w:r w:rsidRPr="00C56B58">
        <w:rPr>
          <w:rFonts w:cs="David"/>
          <w:sz w:val="24"/>
          <w:szCs w:val="24"/>
        </w:rPr>
        <w:t xml:space="preserve"> </w:t>
      </w:r>
      <w:r w:rsidRPr="00C56B58">
        <w:rPr>
          <w:rFonts w:cs="David" w:hint="cs"/>
          <w:sz w:val="24"/>
          <w:szCs w:val="24"/>
          <w:rtl/>
        </w:rPr>
        <w:t>מוצרים</w:t>
      </w:r>
      <w:r w:rsidRPr="00C56B58">
        <w:rPr>
          <w:rFonts w:cs="David"/>
          <w:sz w:val="24"/>
          <w:szCs w:val="24"/>
        </w:rPr>
        <w:t xml:space="preserve"> </w:t>
      </w:r>
      <w:r w:rsidRPr="00C56B58">
        <w:rPr>
          <w:rFonts w:cs="David" w:hint="cs"/>
          <w:sz w:val="24"/>
          <w:szCs w:val="24"/>
          <w:rtl/>
        </w:rPr>
        <w:t>ושירותים</w:t>
      </w:r>
      <w:r w:rsidRPr="00C56B58">
        <w:rPr>
          <w:rFonts w:cs="David"/>
          <w:sz w:val="24"/>
          <w:szCs w:val="24"/>
        </w:rPr>
        <w:t xml:space="preserve"> </w:t>
      </w:r>
      <w:r w:rsidRPr="00C56B58">
        <w:rPr>
          <w:rFonts w:cs="David" w:hint="cs"/>
          <w:sz w:val="24"/>
          <w:szCs w:val="24"/>
          <w:rtl/>
        </w:rPr>
        <w:t>כאמור</w:t>
      </w:r>
      <w:r w:rsidRPr="00C56B58">
        <w:rPr>
          <w:rFonts w:cs="David"/>
          <w:sz w:val="24"/>
          <w:szCs w:val="24"/>
        </w:rPr>
        <w:t xml:space="preserve"> </w:t>
      </w:r>
      <w:r w:rsidRPr="00C56B58">
        <w:rPr>
          <w:rFonts w:cs="David" w:hint="cs"/>
          <w:sz w:val="24"/>
          <w:szCs w:val="24"/>
          <w:rtl/>
        </w:rPr>
        <w:t>במסמך</w:t>
      </w:r>
      <w:r w:rsidRPr="00C56B58">
        <w:rPr>
          <w:rFonts w:cs="David"/>
          <w:sz w:val="24"/>
          <w:szCs w:val="24"/>
        </w:rPr>
        <w:t xml:space="preserve"> </w:t>
      </w:r>
      <w:r w:rsidRPr="00C56B58">
        <w:rPr>
          <w:rFonts w:cs="David" w:hint="cs"/>
          <w:sz w:val="24"/>
          <w:szCs w:val="24"/>
          <w:rtl/>
        </w:rPr>
        <w:t>זה</w:t>
      </w:r>
      <w:r>
        <w:rPr>
          <w:rFonts w:cs="David" w:hint="cs"/>
          <w:sz w:val="24"/>
          <w:szCs w:val="24"/>
          <w:rtl/>
        </w:rPr>
        <w:t>.</w:t>
      </w:r>
      <w:r w:rsidR="00BA3D6F">
        <w:rPr>
          <w:rFonts w:cs="David"/>
          <w:sz w:val="24"/>
          <w:szCs w:val="24"/>
        </w:rPr>
        <w:t xml:space="preserve"> </w:t>
      </w:r>
      <w:r w:rsidR="00921F23">
        <w:rPr>
          <w:rFonts w:cs="David" w:hint="cs"/>
          <w:sz w:val="24"/>
          <w:szCs w:val="24"/>
          <w:rtl/>
        </w:rPr>
        <w:t xml:space="preserve">להלן </w:t>
      </w:r>
      <w:r w:rsidRPr="00BA3D6F">
        <w:rPr>
          <w:rFonts w:cs="David" w:hint="cs"/>
          <w:sz w:val="24"/>
          <w:szCs w:val="24"/>
          <w:rtl/>
        </w:rPr>
        <w:t>עיקרי</w:t>
      </w:r>
      <w:r w:rsidRPr="00BA3D6F">
        <w:rPr>
          <w:rFonts w:cs="David"/>
          <w:sz w:val="24"/>
          <w:szCs w:val="24"/>
        </w:rPr>
        <w:t xml:space="preserve"> </w:t>
      </w:r>
      <w:r w:rsidRPr="00BA3D6F">
        <w:rPr>
          <w:rFonts w:cs="David" w:hint="cs"/>
          <w:sz w:val="24"/>
          <w:szCs w:val="24"/>
          <w:rtl/>
        </w:rPr>
        <w:t>המוצרים</w:t>
      </w:r>
      <w:r w:rsidRPr="00BA3D6F">
        <w:rPr>
          <w:rFonts w:cs="David"/>
          <w:sz w:val="24"/>
          <w:szCs w:val="24"/>
        </w:rPr>
        <w:t xml:space="preserve"> </w:t>
      </w:r>
      <w:r w:rsidRPr="00BA3D6F">
        <w:rPr>
          <w:rFonts w:cs="David" w:hint="cs"/>
          <w:sz w:val="24"/>
          <w:szCs w:val="24"/>
          <w:rtl/>
        </w:rPr>
        <w:t>והשירותים:</w:t>
      </w:r>
    </w:p>
    <w:p w:rsidR="00FE49F7" w:rsidRDefault="00FE49F7" w:rsidP="00CD2B3B">
      <w:pPr>
        <w:numPr>
          <w:ilvl w:val="2"/>
          <w:numId w:val="1"/>
        </w:numPr>
        <w:tabs>
          <w:tab w:val="clear" w:pos="2279"/>
          <w:tab w:val="num" w:pos="1841"/>
          <w:tab w:val="num" w:pos="1983"/>
        </w:tabs>
        <w:spacing w:line="360" w:lineRule="auto"/>
        <w:ind w:left="1854"/>
        <w:jc w:val="both"/>
        <w:rPr>
          <w:rFonts w:cs="David"/>
          <w:sz w:val="24"/>
          <w:szCs w:val="24"/>
        </w:rPr>
      </w:pPr>
      <w:r>
        <w:rPr>
          <w:rFonts w:cs="David" w:hint="cs"/>
          <w:sz w:val="24"/>
          <w:szCs w:val="24"/>
          <w:rtl/>
        </w:rPr>
        <w:t>מתן שירותי מחשוב, בקרה וסליקה לצרכי התחשבנות עם החברות עמן יתקשר המשרד לשירותים הבאים:</w:t>
      </w:r>
    </w:p>
    <w:p w:rsidR="00FE49F7" w:rsidRDefault="00FE49F7" w:rsidP="00CD2B3B">
      <w:pPr>
        <w:numPr>
          <w:ilvl w:val="3"/>
          <w:numId w:val="1"/>
        </w:numPr>
        <w:spacing w:line="360" w:lineRule="auto"/>
        <w:jc w:val="both"/>
        <w:rPr>
          <w:rFonts w:cs="David"/>
          <w:sz w:val="24"/>
          <w:szCs w:val="24"/>
        </w:rPr>
      </w:pPr>
      <w:r w:rsidRPr="00E91118">
        <w:rPr>
          <w:rFonts w:cs="David" w:hint="eastAsia"/>
          <w:sz w:val="24"/>
          <w:szCs w:val="24"/>
          <w:rtl/>
        </w:rPr>
        <w:t>תדלוק</w:t>
      </w:r>
      <w:r w:rsidRPr="00E91118">
        <w:rPr>
          <w:rFonts w:cs="David"/>
          <w:sz w:val="24"/>
          <w:szCs w:val="24"/>
          <w:rtl/>
        </w:rPr>
        <w:t xml:space="preserve"> </w:t>
      </w:r>
      <w:r w:rsidRPr="00E91118">
        <w:rPr>
          <w:rFonts w:cs="David" w:hint="eastAsia"/>
          <w:sz w:val="24"/>
          <w:szCs w:val="24"/>
          <w:rtl/>
        </w:rPr>
        <w:t>ממוחשב</w:t>
      </w:r>
      <w:r w:rsidRPr="00E91118">
        <w:rPr>
          <w:rFonts w:cs="David"/>
          <w:sz w:val="24"/>
          <w:szCs w:val="24"/>
          <w:rtl/>
        </w:rPr>
        <w:t xml:space="preserve"> </w:t>
      </w:r>
      <w:r w:rsidRPr="00E91118">
        <w:rPr>
          <w:rFonts w:cs="David" w:hint="cs"/>
          <w:sz w:val="24"/>
          <w:szCs w:val="24"/>
          <w:rtl/>
        </w:rPr>
        <w:t>בתחנות הדלק אזרחיות ב</w:t>
      </w:r>
      <w:r w:rsidRPr="00E91118">
        <w:rPr>
          <w:rFonts w:cs="David" w:hint="eastAsia"/>
          <w:sz w:val="24"/>
          <w:szCs w:val="24"/>
          <w:rtl/>
        </w:rPr>
        <w:t>מצבי</w:t>
      </w:r>
      <w:r w:rsidRPr="00E91118">
        <w:rPr>
          <w:rFonts w:cs="David"/>
          <w:sz w:val="24"/>
          <w:szCs w:val="24"/>
          <w:rtl/>
        </w:rPr>
        <w:t xml:space="preserve"> </w:t>
      </w:r>
      <w:r w:rsidRPr="00E91118">
        <w:rPr>
          <w:rFonts w:cs="David" w:hint="eastAsia"/>
          <w:sz w:val="24"/>
          <w:szCs w:val="24"/>
          <w:rtl/>
        </w:rPr>
        <w:t>שגרה</w:t>
      </w:r>
      <w:r w:rsidRPr="00E91118">
        <w:rPr>
          <w:rFonts w:cs="David" w:hint="cs"/>
          <w:sz w:val="24"/>
          <w:szCs w:val="24"/>
          <w:rtl/>
        </w:rPr>
        <w:t xml:space="preserve"> (תחנות שהן בסטטוס "פעיל" איתן יהיה ממשק </w:t>
      </w:r>
      <w:r w:rsidR="00E91118" w:rsidRPr="00E91118">
        <w:rPr>
          <w:rFonts w:cs="David" w:hint="cs"/>
          <w:sz w:val="24"/>
          <w:szCs w:val="24"/>
          <w:rtl/>
        </w:rPr>
        <w:t xml:space="preserve">יומיומי </w:t>
      </w:r>
      <w:r w:rsidRPr="00E91118">
        <w:rPr>
          <w:rFonts w:cs="David" w:hint="cs"/>
          <w:sz w:val="24"/>
          <w:szCs w:val="24"/>
          <w:rtl/>
        </w:rPr>
        <w:t>והן יוגדרו מעת לעת</w:t>
      </w:r>
      <w:r>
        <w:rPr>
          <w:rFonts w:cs="David" w:hint="cs"/>
          <w:sz w:val="24"/>
          <w:szCs w:val="24"/>
          <w:rtl/>
        </w:rPr>
        <w:t xml:space="preserve"> על ידי המזמין</w:t>
      </w:r>
      <w:r w:rsidRPr="00F22757">
        <w:rPr>
          <w:rFonts w:cs="David" w:hint="cs"/>
          <w:sz w:val="24"/>
          <w:szCs w:val="24"/>
          <w:rtl/>
        </w:rPr>
        <w:t>)</w:t>
      </w:r>
      <w:r w:rsidR="003B76C3">
        <w:rPr>
          <w:rFonts w:cs="David" w:hint="cs"/>
          <w:sz w:val="24"/>
          <w:szCs w:val="24"/>
          <w:rtl/>
        </w:rPr>
        <w:t>.</w:t>
      </w:r>
      <w:r w:rsidRPr="00F22757">
        <w:rPr>
          <w:rFonts w:cs="David" w:hint="cs"/>
          <w:sz w:val="24"/>
          <w:szCs w:val="24"/>
          <w:rtl/>
        </w:rPr>
        <w:t xml:space="preserve"> </w:t>
      </w:r>
    </w:p>
    <w:p w:rsidR="00FE49F7" w:rsidRPr="008903A9" w:rsidRDefault="00FE49F7" w:rsidP="00171D21">
      <w:pPr>
        <w:numPr>
          <w:ilvl w:val="3"/>
          <w:numId w:val="1"/>
        </w:numPr>
        <w:spacing w:line="360" w:lineRule="auto"/>
        <w:jc w:val="both"/>
        <w:rPr>
          <w:rFonts w:cs="David"/>
          <w:sz w:val="24"/>
          <w:szCs w:val="24"/>
        </w:rPr>
      </w:pPr>
      <w:r w:rsidRPr="008903A9">
        <w:rPr>
          <w:rFonts w:cs="David" w:hint="cs"/>
          <w:sz w:val="24"/>
          <w:szCs w:val="24"/>
          <w:rtl/>
        </w:rPr>
        <w:t>תדלוק ממוחשב בתחנות הדלק האזרחיות ב</w:t>
      </w:r>
      <w:r w:rsidRPr="008903A9">
        <w:rPr>
          <w:rFonts w:cs="David" w:hint="eastAsia"/>
          <w:sz w:val="24"/>
          <w:szCs w:val="24"/>
          <w:rtl/>
        </w:rPr>
        <w:t>מצבי</w:t>
      </w:r>
      <w:r w:rsidRPr="008903A9">
        <w:rPr>
          <w:rFonts w:cs="David"/>
          <w:sz w:val="24"/>
          <w:szCs w:val="24"/>
          <w:rtl/>
        </w:rPr>
        <w:t xml:space="preserve"> </w:t>
      </w:r>
      <w:r w:rsidRPr="008903A9">
        <w:rPr>
          <w:rFonts w:cs="David" w:hint="eastAsia"/>
          <w:sz w:val="24"/>
          <w:szCs w:val="24"/>
          <w:rtl/>
        </w:rPr>
        <w:t>ביניים</w:t>
      </w:r>
      <w:r w:rsidRPr="008903A9">
        <w:rPr>
          <w:rFonts w:cs="David"/>
          <w:sz w:val="24"/>
          <w:szCs w:val="24"/>
          <w:rtl/>
        </w:rPr>
        <w:t xml:space="preserve"> ו</w:t>
      </w:r>
      <w:r w:rsidRPr="008903A9">
        <w:rPr>
          <w:rFonts w:cs="David" w:hint="eastAsia"/>
          <w:sz w:val="24"/>
          <w:szCs w:val="24"/>
          <w:rtl/>
        </w:rPr>
        <w:t>מצבי</w:t>
      </w:r>
      <w:r w:rsidRPr="008903A9">
        <w:rPr>
          <w:rFonts w:cs="David"/>
          <w:sz w:val="24"/>
          <w:szCs w:val="24"/>
          <w:rtl/>
        </w:rPr>
        <w:t xml:space="preserve"> </w:t>
      </w:r>
      <w:r w:rsidRPr="008903A9">
        <w:rPr>
          <w:rFonts w:cs="David" w:hint="eastAsia"/>
          <w:sz w:val="24"/>
          <w:szCs w:val="24"/>
          <w:rtl/>
        </w:rPr>
        <w:t>חירום</w:t>
      </w:r>
      <w:r w:rsidRPr="008903A9">
        <w:rPr>
          <w:rFonts w:cs="David" w:hint="cs"/>
          <w:sz w:val="24"/>
          <w:szCs w:val="24"/>
          <w:rtl/>
        </w:rPr>
        <w:t xml:space="preserve"> </w:t>
      </w:r>
      <w:r w:rsidR="00523F1F">
        <w:rPr>
          <w:rFonts w:cs="David"/>
          <w:sz w:val="24"/>
          <w:szCs w:val="24"/>
          <w:rtl/>
        </w:rPr>
        <w:br/>
      </w:r>
      <w:r w:rsidRPr="008903A9">
        <w:rPr>
          <w:rFonts w:cs="David" w:hint="cs"/>
          <w:sz w:val="24"/>
          <w:szCs w:val="24"/>
          <w:rtl/>
        </w:rPr>
        <w:t>(</w:t>
      </w:r>
      <w:r w:rsidR="00523F1F" w:rsidRPr="00523F1F">
        <w:rPr>
          <w:rFonts w:cs="David" w:hint="cs"/>
          <w:sz w:val="24"/>
          <w:szCs w:val="24"/>
          <w:rtl/>
        </w:rPr>
        <w:t xml:space="preserve">תחנות דלק חסומות- תחנות דלק </w:t>
      </w:r>
      <w:r w:rsidR="00523F1F">
        <w:rPr>
          <w:rFonts w:cs="David" w:hint="cs"/>
          <w:sz w:val="24"/>
          <w:szCs w:val="24"/>
          <w:rtl/>
        </w:rPr>
        <w:t xml:space="preserve">של חברות דלק </w:t>
      </w:r>
      <w:r w:rsidR="00523F1F" w:rsidRPr="00523F1F">
        <w:rPr>
          <w:rFonts w:cs="David" w:hint="cs"/>
          <w:sz w:val="24"/>
          <w:szCs w:val="24"/>
          <w:rtl/>
        </w:rPr>
        <w:t xml:space="preserve">נוספות עמם החברה </w:t>
      </w:r>
      <w:r w:rsidR="00523F1F">
        <w:rPr>
          <w:rFonts w:cs="David" w:hint="cs"/>
          <w:sz w:val="24"/>
          <w:szCs w:val="24"/>
          <w:rtl/>
        </w:rPr>
        <w:t xml:space="preserve">המפעילה </w:t>
      </w:r>
      <w:r w:rsidR="00171D21">
        <w:rPr>
          <w:rFonts w:cs="David" w:hint="cs"/>
          <w:sz w:val="24"/>
          <w:szCs w:val="24"/>
          <w:rtl/>
        </w:rPr>
        <w:t>ת</w:t>
      </w:r>
      <w:r w:rsidR="00523F1F" w:rsidRPr="00523F1F">
        <w:rPr>
          <w:rFonts w:cs="David" w:hint="cs"/>
          <w:sz w:val="24"/>
          <w:szCs w:val="24"/>
          <w:rtl/>
        </w:rPr>
        <w:t xml:space="preserve">תקשר </w:t>
      </w:r>
      <w:r w:rsidR="00523F1F">
        <w:rPr>
          <w:rFonts w:cs="David" w:hint="cs"/>
          <w:sz w:val="24"/>
          <w:szCs w:val="24"/>
          <w:rtl/>
        </w:rPr>
        <w:t>בשגרה ו</w:t>
      </w:r>
      <w:r w:rsidR="00523F1F" w:rsidRPr="00523F1F">
        <w:rPr>
          <w:rFonts w:cs="David" w:hint="cs"/>
          <w:sz w:val="24"/>
          <w:szCs w:val="24"/>
          <w:rtl/>
        </w:rPr>
        <w:t>אשר הפעלתם תהיה רק במצבי ביניים ובמצבי חירום</w:t>
      </w:r>
      <w:r w:rsidR="00523F1F">
        <w:rPr>
          <w:rFonts w:cs="David" w:hint="cs"/>
          <w:sz w:val="24"/>
          <w:szCs w:val="24"/>
          <w:rtl/>
        </w:rPr>
        <w:t xml:space="preserve"> בכפוף להנחיית המזמין</w:t>
      </w:r>
      <w:r w:rsidRPr="008903A9">
        <w:rPr>
          <w:rFonts w:cs="David"/>
          <w:sz w:val="24"/>
          <w:szCs w:val="24"/>
          <w:rtl/>
        </w:rPr>
        <w:t>)</w:t>
      </w:r>
      <w:r w:rsidR="003B76C3">
        <w:rPr>
          <w:rFonts w:cs="David" w:hint="cs"/>
          <w:sz w:val="24"/>
          <w:szCs w:val="24"/>
          <w:rtl/>
        </w:rPr>
        <w:t>.</w:t>
      </w:r>
    </w:p>
    <w:p w:rsidR="00FE49F7" w:rsidRPr="008903A9" w:rsidRDefault="00FE49F7" w:rsidP="00CD2B3B">
      <w:pPr>
        <w:numPr>
          <w:ilvl w:val="3"/>
          <w:numId w:val="1"/>
        </w:numPr>
        <w:spacing w:line="360" w:lineRule="auto"/>
        <w:jc w:val="both"/>
        <w:rPr>
          <w:rFonts w:cs="David"/>
          <w:sz w:val="24"/>
          <w:szCs w:val="24"/>
        </w:rPr>
      </w:pPr>
      <w:r w:rsidRPr="008903A9">
        <w:rPr>
          <w:rFonts w:cs="David" w:hint="cs"/>
          <w:sz w:val="24"/>
          <w:szCs w:val="24"/>
          <w:rtl/>
        </w:rPr>
        <w:t>תדלוק ממוחשב בתחנות הד</w:t>
      </w:r>
      <w:r w:rsidR="00105A89">
        <w:rPr>
          <w:rFonts w:cs="David" w:hint="cs"/>
          <w:sz w:val="24"/>
          <w:szCs w:val="24"/>
          <w:rtl/>
        </w:rPr>
        <w:t xml:space="preserve">לק הצבאיות באמצעות מערכת פטרו"ל. </w:t>
      </w:r>
    </w:p>
    <w:p w:rsidR="00FE49F7" w:rsidRPr="008903A9" w:rsidRDefault="00FE49F7" w:rsidP="00171D21">
      <w:pPr>
        <w:numPr>
          <w:ilvl w:val="3"/>
          <w:numId w:val="1"/>
        </w:numPr>
        <w:spacing w:line="360" w:lineRule="auto"/>
        <w:jc w:val="both"/>
        <w:rPr>
          <w:rFonts w:cs="David"/>
          <w:sz w:val="24"/>
          <w:szCs w:val="24"/>
        </w:rPr>
      </w:pPr>
      <w:r w:rsidRPr="008903A9">
        <w:rPr>
          <w:rFonts w:cs="David" w:hint="cs"/>
          <w:sz w:val="24"/>
          <w:szCs w:val="24"/>
          <w:rtl/>
        </w:rPr>
        <w:t xml:space="preserve">ניהול התקני </w:t>
      </w:r>
      <w:r w:rsidR="00171D21">
        <w:rPr>
          <w:rFonts w:cs="David" w:hint="cs"/>
          <w:sz w:val="24"/>
          <w:szCs w:val="24"/>
          <w:rtl/>
        </w:rPr>
        <w:t>ה</w:t>
      </w:r>
      <w:r w:rsidRPr="008903A9">
        <w:rPr>
          <w:rFonts w:cs="David" w:hint="cs"/>
          <w:sz w:val="24"/>
          <w:szCs w:val="24"/>
          <w:rtl/>
        </w:rPr>
        <w:t>תדלוק</w:t>
      </w:r>
      <w:r w:rsidR="00100CCD">
        <w:rPr>
          <w:rFonts w:cs="David" w:hint="cs"/>
          <w:sz w:val="24"/>
          <w:szCs w:val="24"/>
          <w:rtl/>
        </w:rPr>
        <w:t xml:space="preserve"> </w:t>
      </w:r>
      <w:r w:rsidR="00171D21">
        <w:rPr>
          <w:rFonts w:cs="David" w:hint="cs"/>
          <w:sz w:val="24"/>
          <w:szCs w:val="24"/>
          <w:rtl/>
        </w:rPr>
        <w:t>ה</w:t>
      </w:r>
      <w:r w:rsidR="00100CCD">
        <w:rPr>
          <w:rFonts w:cs="David" w:hint="cs"/>
          <w:sz w:val="24"/>
          <w:szCs w:val="24"/>
          <w:rtl/>
        </w:rPr>
        <w:t>אוניברסאליים</w:t>
      </w:r>
      <w:r w:rsidRPr="008903A9">
        <w:rPr>
          <w:rFonts w:cs="David" w:hint="cs"/>
          <w:sz w:val="24"/>
          <w:szCs w:val="24"/>
          <w:rtl/>
        </w:rPr>
        <w:t xml:space="preserve">. </w:t>
      </w:r>
    </w:p>
    <w:p w:rsidR="00FE49F7" w:rsidRDefault="00FE49F7" w:rsidP="00CD2B3B">
      <w:pPr>
        <w:numPr>
          <w:ilvl w:val="2"/>
          <w:numId w:val="1"/>
        </w:numPr>
        <w:tabs>
          <w:tab w:val="num" w:pos="1841"/>
        </w:tabs>
        <w:spacing w:line="360" w:lineRule="auto"/>
        <w:ind w:left="1854"/>
        <w:jc w:val="both"/>
        <w:rPr>
          <w:rFonts w:cs="David" w:hint="cs"/>
          <w:sz w:val="24"/>
          <w:szCs w:val="24"/>
        </w:rPr>
      </w:pPr>
      <w:r w:rsidRPr="008903A9">
        <w:rPr>
          <w:rFonts w:cs="David" w:hint="cs"/>
          <w:sz w:val="24"/>
          <w:szCs w:val="24"/>
          <w:rtl/>
        </w:rPr>
        <w:t>מתן ש</w:t>
      </w:r>
      <w:r w:rsidR="00EB7840">
        <w:rPr>
          <w:rFonts w:cs="David" w:hint="cs"/>
          <w:sz w:val="24"/>
          <w:szCs w:val="24"/>
          <w:rtl/>
        </w:rPr>
        <w:t>י</w:t>
      </w:r>
      <w:r w:rsidRPr="008903A9">
        <w:rPr>
          <w:rFonts w:cs="David" w:hint="cs"/>
          <w:sz w:val="24"/>
          <w:szCs w:val="24"/>
          <w:rtl/>
        </w:rPr>
        <w:t>רותי תוכנה</w:t>
      </w:r>
      <w:r w:rsidRPr="003E4FB8">
        <w:rPr>
          <w:rFonts w:cs="David" w:hint="cs"/>
          <w:sz w:val="24"/>
          <w:szCs w:val="24"/>
          <w:rtl/>
        </w:rPr>
        <w:t xml:space="preserve"> מתקדמים המאפשר</w:t>
      </w:r>
      <w:r>
        <w:rPr>
          <w:rFonts w:cs="David" w:hint="cs"/>
          <w:sz w:val="24"/>
          <w:szCs w:val="24"/>
          <w:rtl/>
        </w:rPr>
        <w:t>ים העברת מידע וביצוע פעולות תוך</w:t>
      </w:r>
      <w:r w:rsidRPr="003E4FB8">
        <w:rPr>
          <w:rFonts w:cs="David" w:hint="cs"/>
          <w:sz w:val="24"/>
          <w:szCs w:val="24"/>
          <w:rtl/>
        </w:rPr>
        <w:t xml:space="preserve"> </w:t>
      </w:r>
      <w:r w:rsidRPr="00ED538C">
        <w:rPr>
          <w:rFonts w:cs="David" w:hint="cs"/>
          <w:sz w:val="24"/>
          <w:szCs w:val="24"/>
          <w:rtl/>
        </w:rPr>
        <w:t xml:space="preserve">קיום ממשק אונליין לחברות </w:t>
      </w:r>
      <w:r>
        <w:rPr>
          <w:rFonts w:cs="David" w:hint="cs"/>
          <w:sz w:val="24"/>
          <w:szCs w:val="24"/>
          <w:rtl/>
        </w:rPr>
        <w:t xml:space="preserve">הדלק </w:t>
      </w:r>
      <w:r w:rsidRPr="00ED538C">
        <w:rPr>
          <w:rFonts w:cs="David" w:hint="cs"/>
          <w:sz w:val="24"/>
          <w:szCs w:val="24"/>
          <w:rtl/>
        </w:rPr>
        <w:t>אשר יעניקו את שרותי התדלוק הממוחשב</w:t>
      </w:r>
      <w:r>
        <w:rPr>
          <w:rFonts w:cs="David" w:hint="cs"/>
          <w:sz w:val="24"/>
          <w:szCs w:val="24"/>
          <w:rtl/>
        </w:rPr>
        <w:t>, לחברה המפעילה את מערכת פטרו"ל</w:t>
      </w:r>
      <w:r w:rsidRPr="00ED538C">
        <w:rPr>
          <w:rFonts w:cs="David" w:hint="cs"/>
          <w:sz w:val="24"/>
          <w:szCs w:val="24"/>
          <w:rtl/>
        </w:rPr>
        <w:t xml:space="preserve"> ו</w:t>
      </w:r>
      <w:r>
        <w:rPr>
          <w:rFonts w:cs="David" w:hint="cs"/>
          <w:sz w:val="24"/>
          <w:szCs w:val="24"/>
          <w:rtl/>
        </w:rPr>
        <w:t xml:space="preserve">לחברת </w:t>
      </w:r>
      <w:r w:rsidRPr="00ED538C">
        <w:rPr>
          <w:rFonts w:cs="David" w:hint="cs"/>
          <w:sz w:val="24"/>
          <w:szCs w:val="24"/>
          <w:rtl/>
        </w:rPr>
        <w:t>התקני התדלוק.</w:t>
      </w:r>
    </w:p>
    <w:p w:rsidR="00FE49F7" w:rsidRPr="000270EF" w:rsidRDefault="00FE49F7" w:rsidP="00CD2B3B">
      <w:pPr>
        <w:numPr>
          <w:ilvl w:val="2"/>
          <w:numId w:val="1"/>
        </w:numPr>
        <w:tabs>
          <w:tab w:val="num" w:pos="1841"/>
        </w:tabs>
        <w:spacing w:line="360" w:lineRule="auto"/>
        <w:ind w:left="1854"/>
        <w:jc w:val="both"/>
        <w:rPr>
          <w:rFonts w:cs="David"/>
          <w:sz w:val="24"/>
          <w:szCs w:val="24"/>
        </w:rPr>
      </w:pPr>
      <w:r w:rsidRPr="000270EF">
        <w:rPr>
          <w:rFonts w:cs="David" w:hint="eastAsia"/>
          <w:sz w:val="24"/>
          <w:szCs w:val="24"/>
          <w:rtl/>
        </w:rPr>
        <w:t>מתן</w:t>
      </w:r>
      <w:r w:rsidRPr="000270EF">
        <w:rPr>
          <w:rFonts w:cs="David"/>
          <w:sz w:val="24"/>
          <w:szCs w:val="24"/>
          <w:rtl/>
        </w:rPr>
        <w:t xml:space="preserve"> שרותי</w:t>
      </w:r>
      <w:r w:rsidRPr="000270EF">
        <w:rPr>
          <w:rFonts w:cs="David" w:hint="cs"/>
          <w:sz w:val="24"/>
          <w:szCs w:val="24"/>
          <w:rtl/>
        </w:rPr>
        <w:t xml:space="preserve"> </w:t>
      </w:r>
      <w:r w:rsidR="002E3BB3">
        <w:rPr>
          <w:rFonts w:cs="David" w:hint="cs"/>
          <w:sz w:val="24"/>
          <w:szCs w:val="24"/>
          <w:rtl/>
        </w:rPr>
        <w:t>"</w:t>
      </w:r>
      <w:r w:rsidRPr="000270EF">
        <w:rPr>
          <w:rFonts w:cs="David" w:hint="cs"/>
          <w:sz w:val="24"/>
          <w:szCs w:val="24"/>
          <w:rtl/>
        </w:rPr>
        <w:t>משרד אחורי</w:t>
      </w:r>
      <w:r w:rsidR="002E3BB3">
        <w:rPr>
          <w:rFonts w:cs="David" w:hint="cs"/>
          <w:sz w:val="24"/>
          <w:szCs w:val="24"/>
          <w:rtl/>
        </w:rPr>
        <w:t>"</w:t>
      </w:r>
      <w:r w:rsidRPr="000270EF">
        <w:rPr>
          <w:rFonts w:cs="David"/>
          <w:sz w:val="24"/>
          <w:szCs w:val="24"/>
          <w:rtl/>
        </w:rPr>
        <w:t xml:space="preserve"> </w:t>
      </w:r>
      <w:r w:rsidRPr="000270EF">
        <w:rPr>
          <w:rFonts w:cs="David" w:hint="cs"/>
          <w:sz w:val="24"/>
          <w:szCs w:val="24"/>
          <w:rtl/>
        </w:rPr>
        <w:t>(</w:t>
      </w:r>
      <w:r w:rsidRPr="000270EF">
        <w:rPr>
          <w:rFonts w:cs="David"/>
          <w:sz w:val="24"/>
          <w:szCs w:val="24"/>
        </w:rPr>
        <w:t>back office</w:t>
      </w:r>
      <w:r w:rsidRPr="000270EF">
        <w:rPr>
          <w:rFonts w:cs="David" w:hint="cs"/>
          <w:sz w:val="24"/>
          <w:szCs w:val="24"/>
          <w:rtl/>
        </w:rPr>
        <w:t>)</w:t>
      </w:r>
      <w:r w:rsidRPr="000270EF">
        <w:rPr>
          <w:rFonts w:cs="David"/>
          <w:sz w:val="24"/>
          <w:szCs w:val="24"/>
          <w:rtl/>
        </w:rPr>
        <w:t xml:space="preserve"> למזמין בתחום התדלוק הממוחשב והתקני התדלוק. </w:t>
      </w:r>
    </w:p>
    <w:p w:rsidR="00FE49F7" w:rsidRPr="003E4FB8" w:rsidRDefault="00FE49F7" w:rsidP="00CD2B3B">
      <w:pPr>
        <w:numPr>
          <w:ilvl w:val="2"/>
          <w:numId w:val="1"/>
        </w:numPr>
        <w:tabs>
          <w:tab w:val="num" w:pos="1841"/>
        </w:tabs>
        <w:spacing w:line="360" w:lineRule="auto"/>
        <w:ind w:left="1854"/>
        <w:jc w:val="both"/>
        <w:rPr>
          <w:rFonts w:cs="David"/>
          <w:sz w:val="24"/>
          <w:szCs w:val="24"/>
        </w:rPr>
      </w:pPr>
      <w:r w:rsidRPr="003E4FB8">
        <w:rPr>
          <w:rFonts w:cs="David" w:hint="cs"/>
          <w:sz w:val="24"/>
          <w:szCs w:val="24"/>
          <w:rtl/>
        </w:rPr>
        <w:t>ניהול בזמן אמת של צריכות הדלק ברכבי המשרד למול הקצאות</w:t>
      </w:r>
      <w:r w:rsidR="00607633">
        <w:rPr>
          <w:rFonts w:cs="David" w:hint="cs"/>
          <w:sz w:val="24"/>
          <w:szCs w:val="24"/>
          <w:rtl/>
        </w:rPr>
        <w:t xml:space="preserve"> שנקבעו על-ידי המשרד והמזמין</w:t>
      </w:r>
      <w:r w:rsidRPr="003E4FB8">
        <w:rPr>
          <w:rFonts w:cs="David" w:hint="cs"/>
          <w:sz w:val="24"/>
          <w:szCs w:val="24"/>
          <w:rtl/>
        </w:rPr>
        <w:t>.</w:t>
      </w:r>
    </w:p>
    <w:p w:rsidR="00FE49F7" w:rsidRPr="003E4FB8" w:rsidRDefault="00FE49F7" w:rsidP="00CD2B3B">
      <w:pPr>
        <w:numPr>
          <w:ilvl w:val="2"/>
          <w:numId w:val="1"/>
        </w:numPr>
        <w:tabs>
          <w:tab w:val="num" w:pos="1841"/>
        </w:tabs>
        <w:spacing w:line="360" w:lineRule="auto"/>
        <w:ind w:left="1854"/>
        <w:jc w:val="both"/>
        <w:rPr>
          <w:rFonts w:cs="David"/>
          <w:sz w:val="24"/>
          <w:szCs w:val="24"/>
        </w:rPr>
      </w:pPr>
      <w:r>
        <w:rPr>
          <w:rFonts w:cs="David" w:hint="cs"/>
          <w:sz w:val="24"/>
          <w:szCs w:val="24"/>
          <w:rtl/>
        </w:rPr>
        <w:t xml:space="preserve">ניהול לוגיקת </w:t>
      </w:r>
      <w:r w:rsidRPr="003E4FB8">
        <w:rPr>
          <w:rFonts w:cs="David" w:hint="cs"/>
          <w:sz w:val="24"/>
          <w:szCs w:val="24"/>
          <w:rtl/>
        </w:rPr>
        <w:t xml:space="preserve">חסימות ושחרורים של </w:t>
      </w:r>
      <w:r w:rsidR="006A7687">
        <w:rPr>
          <w:rFonts w:cs="David" w:hint="cs"/>
          <w:sz w:val="24"/>
          <w:szCs w:val="24"/>
          <w:rtl/>
        </w:rPr>
        <w:t>אמצעי תדלוק (התקן תדלוק אוניברסאלי, כרטיסי תדלוק מגנטיים)</w:t>
      </w:r>
      <w:r w:rsidRPr="003E4FB8">
        <w:rPr>
          <w:rFonts w:cs="David" w:hint="cs"/>
          <w:sz w:val="24"/>
          <w:szCs w:val="24"/>
          <w:rtl/>
        </w:rPr>
        <w:t>.</w:t>
      </w:r>
      <w:r>
        <w:rPr>
          <w:rFonts w:cs="David" w:hint="cs"/>
          <w:sz w:val="24"/>
          <w:szCs w:val="24"/>
          <w:rtl/>
        </w:rPr>
        <w:t xml:space="preserve"> </w:t>
      </w:r>
      <w:r w:rsidRPr="003E4FB8">
        <w:rPr>
          <w:rFonts w:cs="David" w:hint="cs"/>
          <w:sz w:val="24"/>
          <w:szCs w:val="24"/>
          <w:rtl/>
        </w:rPr>
        <w:t xml:space="preserve"> </w:t>
      </w:r>
    </w:p>
    <w:p w:rsidR="00FE49F7" w:rsidRDefault="00FC25B6" w:rsidP="00CD2B3B">
      <w:pPr>
        <w:numPr>
          <w:ilvl w:val="2"/>
          <w:numId w:val="1"/>
        </w:numPr>
        <w:tabs>
          <w:tab w:val="num" w:pos="1841"/>
        </w:tabs>
        <w:spacing w:line="360" w:lineRule="auto"/>
        <w:ind w:left="1854"/>
        <w:jc w:val="both"/>
        <w:rPr>
          <w:rFonts w:cs="David"/>
          <w:sz w:val="24"/>
          <w:szCs w:val="24"/>
        </w:rPr>
      </w:pPr>
      <w:r>
        <w:rPr>
          <w:rFonts w:cs="David" w:hint="cs"/>
          <w:sz w:val="24"/>
          <w:szCs w:val="24"/>
          <w:rtl/>
        </w:rPr>
        <w:t>הנפקת כרטיסי תדלוק</w:t>
      </w:r>
      <w:r w:rsidR="00FE49F7">
        <w:rPr>
          <w:rFonts w:cs="David" w:hint="cs"/>
          <w:sz w:val="24"/>
          <w:szCs w:val="24"/>
          <w:rtl/>
        </w:rPr>
        <w:t xml:space="preserve"> המתאימים </w:t>
      </w:r>
      <w:r w:rsidR="00FE49F7" w:rsidRPr="00B10602">
        <w:rPr>
          <w:rFonts w:cs="David" w:hint="cs"/>
          <w:sz w:val="24"/>
          <w:szCs w:val="24"/>
          <w:rtl/>
        </w:rPr>
        <w:t xml:space="preserve">לשימוש בכלל חברות הדלק עמן התקשר המשרד </w:t>
      </w:r>
      <w:r w:rsidR="00FE49F7" w:rsidRPr="00B10602">
        <w:rPr>
          <w:rFonts w:cs="David" w:hint="eastAsia"/>
          <w:sz w:val="24"/>
          <w:szCs w:val="24"/>
          <w:rtl/>
        </w:rPr>
        <w:t>בשגרה</w:t>
      </w:r>
      <w:r w:rsidR="003B76C3" w:rsidRPr="003B76C3">
        <w:rPr>
          <w:rFonts w:cs="David" w:hint="cs"/>
          <w:sz w:val="24"/>
          <w:szCs w:val="24"/>
          <w:rtl/>
        </w:rPr>
        <w:t xml:space="preserve"> </w:t>
      </w:r>
      <w:r w:rsidR="003B76C3" w:rsidRPr="003E4FB8">
        <w:rPr>
          <w:rFonts w:cs="David" w:hint="cs"/>
          <w:sz w:val="24"/>
          <w:szCs w:val="24"/>
          <w:rtl/>
        </w:rPr>
        <w:t>וניהול הצריכות באמצעותם</w:t>
      </w:r>
      <w:r w:rsidR="00C955B4">
        <w:rPr>
          <w:rFonts w:cs="David" w:hint="cs"/>
          <w:sz w:val="24"/>
          <w:szCs w:val="24"/>
          <w:rtl/>
        </w:rPr>
        <w:t xml:space="preserve">. </w:t>
      </w:r>
    </w:p>
    <w:p w:rsidR="00FE49F7" w:rsidRPr="003E4FB8" w:rsidRDefault="00FE49F7" w:rsidP="00CD2B3B">
      <w:pPr>
        <w:numPr>
          <w:ilvl w:val="2"/>
          <w:numId w:val="1"/>
        </w:numPr>
        <w:tabs>
          <w:tab w:val="num" w:pos="1841"/>
        </w:tabs>
        <w:spacing w:line="360" w:lineRule="auto"/>
        <w:ind w:left="1854"/>
        <w:jc w:val="both"/>
        <w:rPr>
          <w:rFonts w:cs="David"/>
          <w:sz w:val="24"/>
          <w:szCs w:val="24"/>
        </w:rPr>
      </w:pPr>
      <w:r w:rsidRPr="003E4FB8">
        <w:rPr>
          <w:rFonts w:cs="David" w:hint="cs"/>
          <w:sz w:val="24"/>
          <w:szCs w:val="24"/>
          <w:rtl/>
        </w:rPr>
        <w:t>קיום מנגנון אבטחה נוסף על התקני תדלוק</w:t>
      </w:r>
      <w:r w:rsidR="00FC25B6">
        <w:rPr>
          <w:rFonts w:cs="David" w:hint="cs"/>
          <w:sz w:val="24"/>
          <w:szCs w:val="24"/>
          <w:rtl/>
        </w:rPr>
        <w:t xml:space="preserve"> אוניברסאליים</w:t>
      </w:r>
      <w:r>
        <w:rPr>
          <w:rFonts w:cs="David" w:hint="cs"/>
          <w:sz w:val="24"/>
          <w:szCs w:val="24"/>
          <w:rtl/>
        </w:rPr>
        <w:t xml:space="preserve"> כפי שיוגדר על-ידי המשרד</w:t>
      </w:r>
      <w:r w:rsidRPr="003E4FB8">
        <w:rPr>
          <w:rFonts w:cs="David" w:hint="cs"/>
          <w:sz w:val="24"/>
          <w:szCs w:val="24"/>
          <w:rtl/>
        </w:rPr>
        <w:t xml:space="preserve"> (</w:t>
      </w:r>
      <w:r>
        <w:rPr>
          <w:rFonts w:cs="David" w:hint="cs"/>
          <w:sz w:val="24"/>
          <w:szCs w:val="24"/>
          <w:rtl/>
        </w:rPr>
        <w:t xml:space="preserve">כגון: </w:t>
      </w:r>
      <w:r w:rsidRPr="003E4FB8">
        <w:rPr>
          <w:rFonts w:cs="David" w:hint="cs"/>
          <w:sz w:val="24"/>
          <w:szCs w:val="24"/>
          <w:rtl/>
        </w:rPr>
        <w:t>קוד סודי/חוגר).</w:t>
      </w:r>
    </w:p>
    <w:p w:rsidR="00FE49F7" w:rsidRPr="00ED538C" w:rsidRDefault="00FE49F7" w:rsidP="00CD2B3B">
      <w:pPr>
        <w:numPr>
          <w:ilvl w:val="2"/>
          <w:numId w:val="1"/>
        </w:numPr>
        <w:tabs>
          <w:tab w:val="num" w:pos="1841"/>
        </w:tabs>
        <w:spacing w:line="360" w:lineRule="auto"/>
        <w:ind w:left="1854"/>
        <w:jc w:val="both"/>
        <w:rPr>
          <w:rFonts w:cs="David"/>
          <w:sz w:val="24"/>
          <w:szCs w:val="24"/>
        </w:rPr>
      </w:pPr>
      <w:r w:rsidRPr="003E4FB8">
        <w:rPr>
          <w:rFonts w:cs="David" w:hint="cs"/>
          <w:sz w:val="24"/>
          <w:szCs w:val="24"/>
          <w:rtl/>
        </w:rPr>
        <w:t>הפעלת מערכת דיווחים שוטפים מול ה</w:t>
      </w:r>
      <w:r>
        <w:rPr>
          <w:rFonts w:cs="David" w:hint="cs"/>
          <w:sz w:val="24"/>
          <w:szCs w:val="24"/>
          <w:rtl/>
        </w:rPr>
        <w:t>מזמין</w:t>
      </w:r>
      <w:r w:rsidRPr="003E4FB8">
        <w:rPr>
          <w:rFonts w:cs="David" w:hint="cs"/>
          <w:sz w:val="24"/>
          <w:szCs w:val="24"/>
          <w:rtl/>
        </w:rPr>
        <w:t xml:space="preserve"> ומול חברות הדלק</w:t>
      </w:r>
      <w:r>
        <w:rPr>
          <w:rFonts w:cs="David" w:hint="cs"/>
          <w:sz w:val="24"/>
          <w:szCs w:val="24"/>
          <w:rtl/>
        </w:rPr>
        <w:t>, החברה המתפעלת את מערכת פטרו"ל</w:t>
      </w:r>
      <w:r w:rsidRPr="003E4FB8">
        <w:rPr>
          <w:rFonts w:cs="David" w:hint="cs"/>
          <w:sz w:val="24"/>
          <w:szCs w:val="24"/>
          <w:rtl/>
        </w:rPr>
        <w:t xml:space="preserve"> וחברת </w:t>
      </w:r>
      <w:r w:rsidRPr="00ED538C">
        <w:rPr>
          <w:rFonts w:cs="David" w:hint="cs"/>
          <w:sz w:val="24"/>
          <w:szCs w:val="24"/>
          <w:rtl/>
        </w:rPr>
        <w:t>התקני התדלוק.</w:t>
      </w:r>
    </w:p>
    <w:p w:rsidR="00FE49F7" w:rsidRDefault="00EC4AB8" w:rsidP="00CD2B3B">
      <w:pPr>
        <w:numPr>
          <w:ilvl w:val="2"/>
          <w:numId w:val="1"/>
        </w:numPr>
        <w:tabs>
          <w:tab w:val="num" w:pos="1841"/>
        </w:tabs>
        <w:spacing w:line="360" w:lineRule="auto"/>
        <w:ind w:left="1854"/>
        <w:jc w:val="both"/>
        <w:rPr>
          <w:rFonts w:cs="David" w:hint="cs"/>
          <w:sz w:val="24"/>
          <w:szCs w:val="24"/>
        </w:rPr>
      </w:pPr>
      <w:r>
        <w:rPr>
          <w:rFonts w:cs="David" w:hint="cs"/>
          <w:sz w:val="24"/>
          <w:szCs w:val="24"/>
          <w:rtl/>
        </w:rPr>
        <w:t xml:space="preserve">הפעלת </w:t>
      </w:r>
      <w:r w:rsidR="00FE49F7" w:rsidRPr="003E4FB8">
        <w:rPr>
          <w:rFonts w:cs="David" w:hint="cs"/>
          <w:sz w:val="24"/>
          <w:szCs w:val="24"/>
          <w:rtl/>
        </w:rPr>
        <w:t>מוקד פניות ושירות לקוחות.</w:t>
      </w:r>
    </w:p>
    <w:p w:rsidR="00C56A6C" w:rsidRDefault="00C56A6C" w:rsidP="00CD2B3B">
      <w:pPr>
        <w:numPr>
          <w:ilvl w:val="2"/>
          <w:numId w:val="1"/>
        </w:numPr>
        <w:tabs>
          <w:tab w:val="num" w:pos="1841"/>
        </w:tabs>
        <w:spacing w:line="360" w:lineRule="auto"/>
        <w:ind w:left="1854"/>
        <w:jc w:val="both"/>
        <w:rPr>
          <w:rFonts w:cs="David" w:hint="cs"/>
          <w:sz w:val="24"/>
          <w:szCs w:val="24"/>
        </w:rPr>
      </w:pPr>
      <w:r>
        <w:rPr>
          <w:rFonts w:cs="David" w:hint="cs"/>
          <w:sz w:val="24"/>
          <w:szCs w:val="24"/>
          <w:rtl/>
        </w:rPr>
        <w:t xml:space="preserve">פיתוח ישומון (אפליקציה) מבוסס </w:t>
      </w:r>
      <w:r>
        <w:rPr>
          <w:rFonts w:cs="David"/>
          <w:sz w:val="24"/>
          <w:szCs w:val="24"/>
          <w:rtl/>
        </w:rPr>
        <w:t xml:space="preserve">מיקום לצפיה בפריסת </w:t>
      </w:r>
      <w:r w:rsidRPr="00C56A6C">
        <w:rPr>
          <w:rFonts w:cs="David"/>
          <w:sz w:val="24"/>
          <w:szCs w:val="24"/>
          <w:rtl/>
        </w:rPr>
        <w:t>תחנות</w:t>
      </w:r>
      <w:r>
        <w:rPr>
          <w:rFonts w:cs="David" w:hint="cs"/>
          <w:sz w:val="24"/>
          <w:szCs w:val="24"/>
          <w:rtl/>
        </w:rPr>
        <w:t xml:space="preserve"> הדלק האזרחיות עימן יש למשרד התקשרות בכל רגע נתון</w:t>
      </w:r>
      <w:r>
        <w:rPr>
          <w:rFonts w:cs="David"/>
          <w:sz w:val="24"/>
          <w:szCs w:val="24"/>
          <w:rtl/>
        </w:rPr>
        <w:t xml:space="preserve"> בהתאם למיקום הנהג</w:t>
      </w:r>
      <w:r>
        <w:rPr>
          <w:rFonts w:cs="David" w:hint="cs"/>
          <w:sz w:val="24"/>
          <w:szCs w:val="24"/>
          <w:rtl/>
        </w:rPr>
        <w:t>.</w:t>
      </w:r>
      <w:r w:rsidRPr="00C56A6C">
        <w:rPr>
          <w:rFonts w:cs="David"/>
          <w:sz w:val="24"/>
          <w:szCs w:val="24"/>
          <w:rtl/>
        </w:rPr>
        <w:t xml:space="preserve"> </w:t>
      </w:r>
    </w:p>
    <w:p w:rsidR="00C56A6C" w:rsidRPr="00B10602" w:rsidRDefault="00C56A6C" w:rsidP="00CD2B3B">
      <w:pPr>
        <w:tabs>
          <w:tab w:val="num" w:pos="2279"/>
        </w:tabs>
        <w:spacing w:line="360" w:lineRule="auto"/>
        <w:ind w:left="1854"/>
        <w:jc w:val="both"/>
        <w:rPr>
          <w:rFonts w:cs="David"/>
          <w:sz w:val="24"/>
          <w:szCs w:val="24"/>
        </w:rPr>
      </w:pPr>
      <w:r>
        <w:rPr>
          <w:rFonts w:cs="David" w:hint="cs"/>
          <w:sz w:val="24"/>
          <w:szCs w:val="24"/>
          <w:rtl/>
        </w:rPr>
        <w:t>את הישומון ניתן יהיה להוריד לכלל המכשירים באמצעות "חנויות היישומונים" ללא עלות.</w:t>
      </w:r>
    </w:p>
    <w:p w:rsidR="00FE49F7" w:rsidRPr="00C56B58" w:rsidRDefault="00FE49F7" w:rsidP="00CD2B3B">
      <w:pPr>
        <w:numPr>
          <w:ilvl w:val="1"/>
          <w:numId w:val="1"/>
        </w:numPr>
        <w:tabs>
          <w:tab w:val="clear" w:pos="1137"/>
        </w:tabs>
        <w:spacing w:line="360" w:lineRule="auto"/>
        <w:jc w:val="both"/>
        <w:rPr>
          <w:rFonts w:cs="David"/>
          <w:b/>
          <w:bCs/>
          <w:sz w:val="24"/>
          <w:szCs w:val="24"/>
        </w:rPr>
      </w:pPr>
      <w:r w:rsidRPr="00C56B58">
        <w:rPr>
          <w:rFonts w:cs="David" w:hint="eastAsia"/>
          <w:b/>
          <w:bCs/>
          <w:sz w:val="24"/>
          <w:szCs w:val="24"/>
          <w:rtl/>
        </w:rPr>
        <w:t>נספחים</w:t>
      </w:r>
    </w:p>
    <w:p w:rsidR="00FE49F7" w:rsidRDefault="002F62EE" w:rsidP="00CD2B3B">
      <w:pPr>
        <w:numPr>
          <w:ilvl w:val="2"/>
          <w:numId w:val="1"/>
        </w:numPr>
        <w:tabs>
          <w:tab w:val="clear" w:pos="2279"/>
          <w:tab w:val="num" w:pos="1416"/>
          <w:tab w:val="num" w:pos="1841"/>
        </w:tabs>
        <w:spacing w:line="360" w:lineRule="auto"/>
        <w:ind w:left="1854"/>
        <w:jc w:val="both"/>
        <w:rPr>
          <w:rFonts w:cs="David" w:hint="cs"/>
          <w:sz w:val="24"/>
          <w:szCs w:val="24"/>
        </w:rPr>
      </w:pPr>
      <w:r>
        <w:rPr>
          <w:rFonts w:cs="David" w:hint="cs"/>
          <w:sz w:val="24"/>
          <w:szCs w:val="24"/>
          <w:rtl/>
        </w:rPr>
        <w:t xml:space="preserve">נספח א' </w:t>
      </w:r>
      <w:r w:rsidR="00787125">
        <w:rPr>
          <w:rFonts w:cs="David"/>
          <w:sz w:val="24"/>
          <w:szCs w:val="24"/>
          <w:rtl/>
        </w:rPr>
        <w:t>–</w:t>
      </w:r>
      <w:r>
        <w:rPr>
          <w:rFonts w:cs="David" w:hint="cs"/>
          <w:sz w:val="24"/>
          <w:szCs w:val="24"/>
          <w:rtl/>
        </w:rPr>
        <w:t xml:space="preserve"> ד</w:t>
      </w:r>
      <w:r w:rsidR="00830288">
        <w:rPr>
          <w:rFonts w:cs="David" w:hint="cs"/>
          <w:sz w:val="24"/>
          <w:szCs w:val="24"/>
          <w:rtl/>
        </w:rPr>
        <w:t>ו</w:t>
      </w:r>
      <w:r w:rsidR="00787125">
        <w:rPr>
          <w:rFonts w:cs="David" w:hint="cs"/>
          <w:sz w:val="24"/>
          <w:szCs w:val="24"/>
          <w:rtl/>
        </w:rPr>
        <w:t>"</w:t>
      </w:r>
      <w:r w:rsidR="00830288">
        <w:rPr>
          <w:rFonts w:cs="David" w:hint="cs"/>
          <w:sz w:val="24"/>
          <w:szCs w:val="24"/>
          <w:rtl/>
        </w:rPr>
        <w:t>ח</w:t>
      </w:r>
      <w:r>
        <w:rPr>
          <w:rFonts w:cs="David" w:hint="cs"/>
          <w:sz w:val="24"/>
          <w:szCs w:val="24"/>
          <w:rtl/>
        </w:rPr>
        <w:t>ות.</w:t>
      </w:r>
    </w:p>
    <w:p w:rsidR="00464F9B" w:rsidRDefault="00464F9B" w:rsidP="00CD2B3B">
      <w:pPr>
        <w:numPr>
          <w:ilvl w:val="2"/>
          <w:numId w:val="1"/>
        </w:numPr>
        <w:tabs>
          <w:tab w:val="clear" w:pos="2279"/>
          <w:tab w:val="num" w:pos="1416"/>
          <w:tab w:val="num" w:pos="1841"/>
        </w:tabs>
        <w:spacing w:line="360" w:lineRule="auto"/>
        <w:ind w:left="1854"/>
        <w:jc w:val="both"/>
        <w:rPr>
          <w:rFonts w:cs="David"/>
          <w:sz w:val="24"/>
          <w:szCs w:val="24"/>
        </w:rPr>
      </w:pPr>
      <w:r>
        <w:rPr>
          <w:rFonts w:cs="David" w:hint="cs"/>
          <w:sz w:val="24"/>
          <w:szCs w:val="24"/>
          <w:rtl/>
        </w:rPr>
        <w:t xml:space="preserve">נספח ב' </w:t>
      </w:r>
      <w:r w:rsidR="002F62EE">
        <w:rPr>
          <w:rFonts w:cs="David" w:hint="cs"/>
          <w:sz w:val="24"/>
          <w:szCs w:val="24"/>
          <w:rtl/>
        </w:rPr>
        <w:t>-</w:t>
      </w:r>
      <w:r>
        <w:rPr>
          <w:rFonts w:cs="David" w:hint="cs"/>
          <w:sz w:val="24"/>
          <w:szCs w:val="24"/>
          <w:rtl/>
        </w:rPr>
        <w:t xml:space="preserve"> פקודת עבודה טופס הזמנת שירות</w:t>
      </w:r>
      <w:r w:rsidR="00171D21">
        <w:rPr>
          <w:rFonts w:cs="David" w:hint="cs"/>
          <w:sz w:val="24"/>
          <w:szCs w:val="24"/>
          <w:rtl/>
        </w:rPr>
        <w:t xml:space="preserve"> (מצורף גם כקובץ אקסל)</w:t>
      </w:r>
      <w:r w:rsidR="007268E3">
        <w:rPr>
          <w:rFonts w:cs="David" w:hint="cs"/>
          <w:sz w:val="24"/>
          <w:szCs w:val="24"/>
          <w:rtl/>
        </w:rPr>
        <w:t>.</w:t>
      </w:r>
    </w:p>
    <w:p w:rsidR="00E5118E" w:rsidRDefault="00E5118E" w:rsidP="00CD2B3B">
      <w:pPr>
        <w:numPr>
          <w:ilvl w:val="2"/>
          <w:numId w:val="1"/>
        </w:numPr>
        <w:tabs>
          <w:tab w:val="clear" w:pos="2279"/>
          <w:tab w:val="num" w:pos="1416"/>
          <w:tab w:val="num" w:pos="1841"/>
        </w:tabs>
        <w:spacing w:line="360" w:lineRule="auto"/>
        <w:ind w:left="1854"/>
        <w:jc w:val="both"/>
        <w:rPr>
          <w:rFonts w:cs="David"/>
          <w:sz w:val="24"/>
          <w:szCs w:val="24"/>
        </w:rPr>
      </w:pPr>
      <w:r>
        <w:rPr>
          <w:rFonts w:cs="David" w:hint="cs"/>
          <w:sz w:val="24"/>
          <w:szCs w:val="24"/>
          <w:rtl/>
        </w:rPr>
        <w:t xml:space="preserve">נספח ג' </w:t>
      </w:r>
      <w:r w:rsidR="00AB1331">
        <w:rPr>
          <w:rFonts w:cs="David" w:hint="cs"/>
          <w:sz w:val="24"/>
          <w:szCs w:val="24"/>
          <w:rtl/>
        </w:rPr>
        <w:t>-</w:t>
      </w:r>
      <w:r>
        <w:rPr>
          <w:rFonts w:cs="David" w:hint="cs"/>
          <w:sz w:val="24"/>
          <w:szCs w:val="24"/>
          <w:rtl/>
        </w:rPr>
        <w:t xml:space="preserve"> </w:t>
      </w:r>
      <w:r w:rsidR="00AB1331">
        <w:rPr>
          <w:rFonts w:cs="David" w:hint="cs"/>
          <w:sz w:val="24"/>
          <w:szCs w:val="24"/>
          <w:rtl/>
        </w:rPr>
        <w:t>נוהל חסימת/פתיחת אמצעי תדלוק</w:t>
      </w:r>
      <w:r w:rsidR="00171D21">
        <w:rPr>
          <w:rFonts w:cs="David" w:hint="cs"/>
          <w:sz w:val="24"/>
          <w:szCs w:val="24"/>
          <w:rtl/>
        </w:rPr>
        <w:t>.</w:t>
      </w:r>
    </w:p>
    <w:p w:rsidR="00FE49F7" w:rsidRPr="00C56B58" w:rsidRDefault="000C613A" w:rsidP="00CD2B3B">
      <w:pPr>
        <w:spacing w:line="360" w:lineRule="auto"/>
        <w:ind w:left="1137"/>
        <w:jc w:val="both"/>
        <w:rPr>
          <w:rFonts w:cs="David"/>
          <w:b/>
          <w:bCs/>
          <w:sz w:val="24"/>
          <w:szCs w:val="24"/>
          <w:rtl/>
        </w:rPr>
      </w:pPr>
      <w:r>
        <w:rPr>
          <w:rFonts w:cs="David"/>
          <w:b/>
          <w:bCs/>
          <w:sz w:val="24"/>
          <w:szCs w:val="24"/>
          <w:rtl/>
        </w:rPr>
        <w:br w:type="page"/>
      </w:r>
    </w:p>
    <w:p w:rsidR="00FE49F7" w:rsidRPr="00F11D5D" w:rsidRDefault="00FE49F7" w:rsidP="00CD2B3B">
      <w:pPr>
        <w:numPr>
          <w:ilvl w:val="0"/>
          <w:numId w:val="1"/>
        </w:numPr>
        <w:spacing w:line="360" w:lineRule="auto"/>
        <w:jc w:val="both"/>
        <w:rPr>
          <w:rFonts w:cs="David"/>
          <w:b/>
          <w:bCs/>
          <w:sz w:val="24"/>
          <w:szCs w:val="24"/>
          <w:u w:val="single"/>
        </w:rPr>
      </w:pPr>
      <w:r>
        <w:rPr>
          <w:rFonts w:cs="David" w:hint="cs"/>
          <w:b/>
          <w:bCs/>
          <w:sz w:val="24"/>
          <w:szCs w:val="24"/>
          <w:u w:val="single"/>
          <w:rtl/>
        </w:rPr>
        <w:t>פרופיל השימוש</w:t>
      </w:r>
    </w:p>
    <w:p w:rsidR="00FE49F7" w:rsidRDefault="00FE49F7" w:rsidP="00CD2B3B">
      <w:pPr>
        <w:spacing w:line="360" w:lineRule="auto"/>
        <w:ind w:left="567" w:firstLine="3"/>
        <w:jc w:val="both"/>
        <w:rPr>
          <w:rFonts w:cs="David"/>
          <w:sz w:val="24"/>
          <w:szCs w:val="24"/>
          <w:rtl/>
        </w:rPr>
      </w:pPr>
      <w:r w:rsidRPr="00195D48">
        <w:rPr>
          <w:rFonts w:cs="David" w:hint="eastAsia"/>
          <w:sz w:val="24"/>
          <w:szCs w:val="24"/>
          <w:rtl/>
        </w:rPr>
        <w:t>פרק</w:t>
      </w:r>
      <w:r w:rsidRPr="00195D48">
        <w:rPr>
          <w:rFonts w:cs="David"/>
          <w:sz w:val="24"/>
          <w:szCs w:val="24"/>
          <w:rtl/>
        </w:rPr>
        <w:t xml:space="preserve"> זה מציג את מאפייני </w:t>
      </w:r>
      <w:r>
        <w:rPr>
          <w:rFonts w:cs="David" w:hint="cs"/>
          <w:sz w:val="24"/>
          <w:szCs w:val="24"/>
          <w:rtl/>
        </w:rPr>
        <w:t xml:space="preserve">והיקפי </w:t>
      </w:r>
      <w:r w:rsidRPr="00195D48">
        <w:rPr>
          <w:rFonts w:cs="David" w:hint="eastAsia"/>
          <w:sz w:val="24"/>
          <w:szCs w:val="24"/>
          <w:rtl/>
        </w:rPr>
        <w:t>ה</w:t>
      </w:r>
      <w:r>
        <w:rPr>
          <w:rFonts w:cs="David" w:hint="cs"/>
          <w:sz w:val="24"/>
          <w:szCs w:val="24"/>
          <w:rtl/>
        </w:rPr>
        <w:t xml:space="preserve">עסקאות בתחום התדלוק הממוחשב </w:t>
      </w:r>
      <w:r w:rsidR="002E3BB3">
        <w:rPr>
          <w:rFonts w:cs="David" w:hint="cs"/>
          <w:sz w:val="24"/>
          <w:szCs w:val="24"/>
          <w:rtl/>
        </w:rPr>
        <w:t>הידועים למשרד</w:t>
      </w:r>
      <w:r w:rsidRPr="00195D48">
        <w:rPr>
          <w:rFonts w:cs="David"/>
          <w:sz w:val="24"/>
          <w:szCs w:val="24"/>
          <w:rtl/>
        </w:rPr>
        <w:t>.</w:t>
      </w:r>
      <w:r>
        <w:rPr>
          <w:rFonts w:cs="David" w:hint="cs"/>
          <w:sz w:val="24"/>
          <w:szCs w:val="24"/>
          <w:rtl/>
        </w:rPr>
        <w:t xml:space="preserve"> הנתונים הינם לצורך הערכה בלבד ואינם מחייבים את המשרד.</w:t>
      </w:r>
    </w:p>
    <w:p w:rsidR="00FE49F7" w:rsidRPr="00675729" w:rsidRDefault="00FE49F7" w:rsidP="00CD2B3B">
      <w:pPr>
        <w:numPr>
          <w:ilvl w:val="1"/>
          <w:numId w:val="1"/>
        </w:numPr>
        <w:tabs>
          <w:tab w:val="clear" w:pos="1137"/>
          <w:tab w:val="num" w:pos="1133"/>
        </w:tabs>
        <w:spacing w:line="360" w:lineRule="auto"/>
        <w:jc w:val="both"/>
        <w:rPr>
          <w:rFonts w:cs="David"/>
          <w:sz w:val="24"/>
          <w:szCs w:val="24"/>
        </w:rPr>
      </w:pPr>
      <w:r w:rsidRPr="00675729">
        <w:rPr>
          <w:rFonts w:cs="David"/>
          <w:sz w:val="24"/>
          <w:szCs w:val="24"/>
          <w:rtl/>
        </w:rPr>
        <w:t>ברשות המשרד כיום כ</w:t>
      </w:r>
      <w:r w:rsidRPr="00675729">
        <w:rPr>
          <w:rFonts w:cs="David" w:hint="cs"/>
          <w:sz w:val="24"/>
          <w:szCs w:val="24"/>
          <w:rtl/>
        </w:rPr>
        <w:t>-</w:t>
      </w:r>
      <w:r w:rsidRPr="00675729">
        <w:rPr>
          <w:rFonts w:cs="David"/>
          <w:sz w:val="24"/>
          <w:szCs w:val="24"/>
          <w:rtl/>
        </w:rPr>
        <w:t xml:space="preserve"> 26,000 כלי רכב, אשר מתדלקים באמצעות </w:t>
      </w:r>
      <w:r>
        <w:rPr>
          <w:rFonts w:cs="David" w:hint="cs"/>
          <w:sz w:val="24"/>
          <w:szCs w:val="24"/>
          <w:rtl/>
        </w:rPr>
        <w:t xml:space="preserve">התקן תדלוק אוניברסאלי </w:t>
      </w:r>
      <w:r w:rsidRPr="00F21279">
        <w:rPr>
          <w:rFonts w:cs="David" w:hint="cs"/>
          <w:sz w:val="24"/>
          <w:szCs w:val="24"/>
          <w:rtl/>
        </w:rPr>
        <w:t>ועוד כ-</w:t>
      </w:r>
      <w:r>
        <w:rPr>
          <w:rFonts w:cs="David" w:hint="cs"/>
          <w:sz w:val="24"/>
          <w:szCs w:val="24"/>
          <w:rtl/>
        </w:rPr>
        <w:t>4</w:t>
      </w:r>
      <w:r w:rsidRPr="00F21279">
        <w:rPr>
          <w:rFonts w:cs="David" w:hint="cs"/>
          <w:sz w:val="24"/>
          <w:szCs w:val="24"/>
          <w:rtl/>
        </w:rPr>
        <w:t>,000</w:t>
      </w:r>
      <w:r w:rsidRPr="00675729">
        <w:rPr>
          <w:rFonts w:cs="David" w:hint="cs"/>
          <w:sz w:val="24"/>
          <w:szCs w:val="24"/>
          <w:rtl/>
        </w:rPr>
        <w:t xml:space="preserve"> </w:t>
      </w:r>
      <w:r>
        <w:rPr>
          <w:rFonts w:cs="David" w:hint="cs"/>
          <w:sz w:val="24"/>
          <w:szCs w:val="24"/>
          <w:rtl/>
        </w:rPr>
        <w:t xml:space="preserve">כלי רכב </w:t>
      </w:r>
      <w:r w:rsidRPr="00675729">
        <w:rPr>
          <w:rFonts w:cs="David" w:hint="cs"/>
          <w:sz w:val="24"/>
          <w:szCs w:val="24"/>
          <w:rtl/>
        </w:rPr>
        <w:t xml:space="preserve">המתדלקים ללא </w:t>
      </w:r>
      <w:r>
        <w:rPr>
          <w:rFonts w:cs="David" w:hint="cs"/>
          <w:sz w:val="24"/>
          <w:szCs w:val="24"/>
          <w:rtl/>
        </w:rPr>
        <w:t>התקן</w:t>
      </w:r>
      <w:r w:rsidR="00CE4680">
        <w:rPr>
          <w:rFonts w:cs="David" w:hint="cs"/>
          <w:sz w:val="24"/>
          <w:szCs w:val="24"/>
          <w:rtl/>
        </w:rPr>
        <w:t xml:space="preserve"> תדלוק</w:t>
      </w:r>
      <w:r>
        <w:rPr>
          <w:rFonts w:cs="David" w:hint="cs"/>
          <w:sz w:val="24"/>
          <w:szCs w:val="24"/>
          <w:rtl/>
        </w:rPr>
        <w:t xml:space="preserve"> אוניברסאלי, אלא באמצעות כרטיסי תדלוק</w:t>
      </w:r>
      <w:r w:rsidRPr="00675729">
        <w:rPr>
          <w:rFonts w:cs="David" w:hint="cs"/>
          <w:sz w:val="24"/>
          <w:szCs w:val="24"/>
          <w:rtl/>
        </w:rPr>
        <w:t xml:space="preserve">.  </w:t>
      </w:r>
    </w:p>
    <w:p w:rsidR="00FE49F7" w:rsidRDefault="00FE49F7" w:rsidP="00CD2B3B">
      <w:pPr>
        <w:numPr>
          <w:ilvl w:val="1"/>
          <w:numId w:val="1"/>
        </w:numPr>
        <w:tabs>
          <w:tab w:val="clear" w:pos="1137"/>
          <w:tab w:val="num" w:pos="1133"/>
        </w:tabs>
        <w:spacing w:line="360" w:lineRule="auto"/>
        <w:jc w:val="both"/>
        <w:rPr>
          <w:rFonts w:cs="David"/>
          <w:sz w:val="24"/>
          <w:szCs w:val="24"/>
        </w:rPr>
      </w:pPr>
      <w:r w:rsidRPr="008C3136">
        <w:rPr>
          <w:rFonts w:cs="David" w:hint="cs"/>
          <w:sz w:val="24"/>
          <w:szCs w:val="24"/>
          <w:rtl/>
        </w:rPr>
        <w:t xml:space="preserve">ההיקף המשוער של התזקיק הנצרך באמצעות </w:t>
      </w:r>
      <w:r w:rsidRPr="008A3C9B">
        <w:rPr>
          <w:rFonts w:cs="David" w:hint="cs"/>
          <w:sz w:val="24"/>
          <w:szCs w:val="24"/>
          <w:rtl/>
        </w:rPr>
        <w:t>תדלוק ממוחשב</w:t>
      </w:r>
      <w:r>
        <w:rPr>
          <w:rFonts w:cs="David" w:hint="cs"/>
          <w:sz w:val="24"/>
          <w:szCs w:val="24"/>
          <w:rtl/>
        </w:rPr>
        <w:t xml:space="preserve"> </w:t>
      </w:r>
      <w:r w:rsidRPr="008A3C9B">
        <w:rPr>
          <w:rFonts w:cs="David" w:hint="cs"/>
          <w:sz w:val="24"/>
          <w:szCs w:val="24"/>
          <w:rtl/>
        </w:rPr>
        <w:t xml:space="preserve">ברכבי המשרד </w:t>
      </w:r>
      <w:r w:rsidRPr="008A3C9B">
        <w:rPr>
          <w:rFonts w:cs="David" w:hint="cs"/>
          <w:b/>
          <w:bCs/>
          <w:sz w:val="24"/>
          <w:szCs w:val="24"/>
          <w:rtl/>
        </w:rPr>
        <w:t xml:space="preserve">בתחנות </w:t>
      </w:r>
      <w:r w:rsidR="00C26535">
        <w:rPr>
          <w:rFonts w:cs="David" w:hint="cs"/>
          <w:b/>
          <w:bCs/>
          <w:sz w:val="24"/>
          <w:szCs w:val="24"/>
          <w:rtl/>
        </w:rPr>
        <w:t xml:space="preserve">דלק </w:t>
      </w:r>
      <w:r w:rsidRPr="008A3C9B">
        <w:rPr>
          <w:rFonts w:cs="David" w:hint="cs"/>
          <w:b/>
          <w:bCs/>
          <w:sz w:val="24"/>
          <w:szCs w:val="24"/>
          <w:rtl/>
        </w:rPr>
        <w:t>אזרחיות</w:t>
      </w:r>
      <w:r w:rsidRPr="008A3C9B">
        <w:rPr>
          <w:rFonts w:cs="David" w:hint="cs"/>
          <w:sz w:val="24"/>
          <w:szCs w:val="24"/>
          <w:rtl/>
        </w:rPr>
        <w:t xml:space="preserve"> עומד על כ-70 מיליון ליטר בשנה (סולר ובנזין</w:t>
      </w:r>
      <w:r w:rsidRPr="008C3136">
        <w:rPr>
          <w:rFonts w:cs="David" w:hint="cs"/>
          <w:sz w:val="24"/>
          <w:szCs w:val="24"/>
          <w:rtl/>
        </w:rPr>
        <w:t xml:space="preserve">). </w:t>
      </w:r>
    </w:p>
    <w:p w:rsidR="00FE49F7" w:rsidRDefault="00FE49F7" w:rsidP="00CD2B3B">
      <w:pPr>
        <w:numPr>
          <w:ilvl w:val="1"/>
          <w:numId w:val="1"/>
        </w:numPr>
        <w:spacing w:line="360" w:lineRule="auto"/>
        <w:jc w:val="both"/>
        <w:rPr>
          <w:rFonts w:cs="David" w:hint="cs"/>
          <w:sz w:val="24"/>
          <w:szCs w:val="24"/>
        </w:rPr>
      </w:pPr>
      <w:r w:rsidRPr="008F6EA4">
        <w:rPr>
          <w:rFonts w:cs="David" w:hint="cs"/>
          <w:sz w:val="24"/>
          <w:szCs w:val="24"/>
          <w:rtl/>
        </w:rPr>
        <w:t xml:space="preserve">היקף </w:t>
      </w:r>
      <w:r>
        <w:rPr>
          <w:rFonts w:cs="David" w:hint="cs"/>
          <w:sz w:val="24"/>
          <w:szCs w:val="24"/>
          <w:rtl/>
        </w:rPr>
        <w:t>הפעולות</w:t>
      </w:r>
      <w:r w:rsidRPr="008F6EA4">
        <w:rPr>
          <w:rFonts w:cs="David" w:hint="cs"/>
          <w:sz w:val="24"/>
          <w:szCs w:val="24"/>
          <w:rtl/>
        </w:rPr>
        <w:t xml:space="preserve"> המשוער בתחנות הדלק האזרחיות עומד</w:t>
      </w:r>
      <w:r w:rsidR="004849C0">
        <w:rPr>
          <w:rFonts w:cs="David" w:hint="cs"/>
          <w:sz w:val="24"/>
          <w:szCs w:val="24"/>
          <w:rtl/>
        </w:rPr>
        <w:t xml:space="preserve"> </w:t>
      </w:r>
      <w:r w:rsidR="00E91118">
        <w:rPr>
          <w:rFonts w:cs="David" w:hint="cs"/>
          <w:sz w:val="24"/>
          <w:szCs w:val="24"/>
          <w:rtl/>
        </w:rPr>
        <w:t>היום</w:t>
      </w:r>
      <w:r w:rsidR="00E91118" w:rsidRPr="008F6EA4">
        <w:rPr>
          <w:rFonts w:cs="David" w:hint="cs"/>
          <w:sz w:val="24"/>
          <w:szCs w:val="24"/>
          <w:rtl/>
        </w:rPr>
        <w:t xml:space="preserve"> </w:t>
      </w:r>
      <w:r w:rsidRPr="008F6EA4">
        <w:rPr>
          <w:rFonts w:cs="David" w:hint="cs"/>
          <w:sz w:val="24"/>
          <w:szCs w:val="24"/>
          <w:rtl/>
        </w:rPr>
        <w:t>על כ- 2</w:t>
      </w:r>
      <w:r>
        <w:rPr>
          <w:rFonts w:cs="David" w:hint="cs"/>
          <w:sz w:val="24"/>
          <w:szCs w:val="24"/>
          <w:rtl/>
        </w:rPr>
        <w:t>,0</w:t>
      </w:r>
      <w:r w:rsidRPr="008F6EA4">
        <w:rPr>
          <w:rFonts w:cs="David" w:hint="cs"/>
          <w:sz w:val="24"/>
          <w:szCs w:val="24"/>
          <w:rtl/>
        </w:rPr>
        <w:t xml:space="preserve">00,000 </w:t>
      </w:r>
      <w:r w:rsidR="00EC4AB8">
        <w:rPr>
          <w:rFonts w:cs="David" w:hint="cs"/>
          <w:sz w:val="24"/>
          <w:szCs w:val="24"/>
          <w:rtl/>
        </w:rPr>
        <w:t>ב</w:t>
      </w:r>
      <w:r w:rsidRPr="008F6EA4">
        <w:rPr>
          <w:rFonts w:cs="David" w:hint="cs"/>
          <w:sz w:val="24"/>
          <w:szCs w:val="24"/>
          <w:rtl/>
        </w:rPr>
        <w:t>שנה</w:t>
      </w:r>
      <w:r w:rsidR="00EC4AB8">
        <w:rPr>
          <w:rFonts w:cs="David" w:hint="cs"/>
          <w:sz w:val="24"/>
          <w:szCs w:val="24"/>
          <w:rtl/>
        </w:rPr>
        <w:t>.</w:t>
      </w:r>
      <w:r w:rsidRPr="008F6EA4">
        <w:rPr>
          <w:rFonts w:cs="David" w:hint="cs"/>
          <w:sz w:val="24"/>
          <w:szCs w:val="24"/>
          <w:rtl/>
        </w:rPr>
        <w:t xml:space="preserve"> </w:t>
      </w:r>
    </w:p>
    <w:p w:rsidR="00FE49F7" w:rsidRDefault="00FE49F7" w:rsidP="00CD2B3B">
      <w:pPr>
        <w:numPr>
          <w:ilvl w:val="1"/>
          <w:numId w:val="1"/>
        </w:numPr>
        <w:spacing w:line="360" w:lineRule="auto"/>
        <w:jc w:val="both"/>
        <w:rPr>
          <w:rFonts w:cs="David"/>
          <w:sz w:val="24"/>
          <w:szCs w:val="24"/>
        </w:rPr>
      </w:pPr>
      <w:r w:rsidRPr="00DB31E7">
        <w:rPr>
          <w:rFonts w:cs="David" w:hint="cs"/>
          <w:sz w:val="24"/>
          <w:szCs w:val="24"/>
          <w:rtl/>
        </w:rPr>
        <w:t xml:space="preserve">ההיקף המשוער של התזקיק הנצרך באמצעות תדלוק ממוחשב ברכבי המשרד </w:t>
      </w:r>
      <w:r w:rsidRPr="00DB31E7">
        <w:rPr>
          <w:rFonts w:cs="David" w:hint="cs"/>
          <w:b/>
          <w:bCs/>
          <w:sz w:val="24"/>
          <w:szCs w:val="24"/>
          <w:rtl/>
        </w:rPr>
        <w:t>בתחנות</w:t>
      </w:r>
      <w:r w:rsidR="00C26535">
        <w:rPr>
          <w:rFonts w:cs="David" w:hint="cs"/>
          <w:b/>
          <w:bCs/>
          <w:sz w:val="24"/>
          <w:szCs w:val="24"/>
          <w:rtl/>
        </w:rPr>
        <w:t xml:space="preserve"> דלק</w:t>
      </w:r>
      <w:r w:rsidRPr="00DB31E7">
        <w:rPr>
          <w:rFonts w:cs="David" w:hint="cs"/>
          <w:b/>
          <w:bCs/>
          <w:sz w:val="24"/>
          <w:szCs w:val="24"/>
          <w:rtl/>
        </w:rPr>
        <w:t xml:space="preserve"> צבאיות</w:t>
      </w:r>
      <w:r w:rsidRPr="00DB31E7">
        <w:rPr>
          <w:rFonts w:cs="David" w:hint="cs"/>
          <w:sz w:val="24"/>
          <w:szCs w:val="24"/>
          <w:rtl/>
        </w:rPr>
        <w:t xml:space="preserve"> עומד על כ-10 מיליון ליטר בשנה (סולר, בנזין ואוראה). </w:t>
      </w:r>
    </w:p>
    <w:p w:rsidR="00FE49F7" w:rsidRPr="000270EF" w:rsidRDefault="00FE49F7" w:rsidP="00CD2B3B">
      <w:pPr>
        <w:numPr>
          <w:ilvl w:val="1"/>
          <w:numId w:val="1"/>
        </w:numPr>
        <w:spacing w:line="360" w:lineRule="auto"/>
        <w:jc w:val="both"/>
        <w:rPr>
          <w:rFonts w:cs="David"/>
          <w:sz w:val="24"/>
          <w:szCs w:val="24"/>
        </w:rPr>
      </w:pPr>
      <w:r w:rsidRPr="000270EF">
        <w:rPr>
          <w:rFonts w:cs="David" w:hint="eastAsia"/>
          <w:sz w:val="24"/>
          <w:szCs w:val="24"/>
          <w:rtl/>
        </w:rPr>
        <w:t>היקף</w:t>
      </w:r>
      <w:r w:rsidRPr="000270EF">
        <w:rPr>
          <w:rFonts w:cs="David"/>
          <w:sz w:val="24"/>
          <w:szCs w:val="24"/>
          <w:rtl/>
        </w:rPr>
        <w:t xml:space="preserve"> </w:t>
      </w:r>
      <w:r w:rsidRPr="000270EF">
        <w:rPr>
          <w:rFonts w:cs="David" w:hint="eastAsia"/>
          <w:sz w:val="24"/>
          <w:szCs w:val="24"/>
          <w:rtl/>
        </w:rPr>
        <w:t>הפעולות</w:t>
      </w:r>
      <w:r w:rsidRPr="000270EF">
        <w:rPr>
          <w:rFonts w:cs="David"/>
          <w:sz w:val="24"/>
          <w:szCs w:val="24"/>
          <w:rtl/>
        </w:rPr>
        <w:t xml:space="preserve"> </w:t>
      </w:r>
      <w:r w:rsidRPr="000270EF">
        <w:rPr>
          <w:rFonts w:cs="David" w:hint="eastAsia"/>
          <w:sz w:val="24"/>
          <w:szCs w:val="24"/>
          <w:rtl/>
        </w:rPr>
        <w:t>המשוער</w:t>
      </w:r>
      <w:r w:rsidRPr="000270EF">
        <w:rPr>
          <w:rFonts w:cs="David"/>
          <w:sz w:val="24"/>
          <w:szCs w:val="24"/>
          <w:rtl/>
        </w:rPr>
        <w:t xml:space="preserve"> </w:t>
      </w:r>
      <w:r w:rsidRPr="000270EF">
        <w:rPr>
          <w:rFonts w:cs="David" w:hint="eastAsia"/>
          <w:sz w:val="24"/>
          <w:szCs w:val="24"/>
          <w:rtl/>
        </w:rPr>
        <w:t>בתחנות</w:t>
      </w:r>
      <w:r w:rsidRPr="000270EF">
        <w:rPr>
          <w:rFonts w:cs="David"/>
          <w:sz w:val="24"/>
          <w:szCs w:val="24"/>
          <w:rtl/>
        </w:rPr>
        <w:t xml:space="preserve"> </w:t>
      </w:r>
      <w:r w:rsidRPr="000270EF">
        <w:rPr>
          <w:rFonts w:cs="David" w:hint="eastAsia"/>
          <w:sz w:val="24"/>
          <w:szCs w:val="24"/>
          <w:rtl/>
        </w:rPr>
        <w:t>הדלק</w:t>
      </w:r>
      <w:r w:rsidRPr="000270EF">
        <w:rPr>
          <w:rFonts w:cs="David"/>
          <w:sz w:val="24"/>
          <w:szCs w:val="24"/>
          <w:rtl/>
        </w:rPr>
        <w:t xml:space="preserve"> </w:t>
      </w:r>
      <w:r w:rsidRPr="000270EF">
        <w:rPr>
          <w:rFonts w:cs="David" w:hint="eastAsia"/>
          <w:sz w:val="24"/>
          <w:szCs w:val="24"/>
          <w:rtl/>
        </w:rPr>
        <w:t>הצבאיות</w:t>
      </w:r>
      <w:r w:rsidRPr="000270EF">
        <w:rPr>
          <w:rFonts w:cs="David"/>
          <w:sz w:val="24"/>
          <w:szCs w:val="24"/>
          <w:rtl/>
        </w:rPr>
        <w:t xml:space="preserve"> </w:t>
      </w:r>
      <w:r w:rsidRPr="000270EF">
        <w:rPr>
          <w:rFonts w:cs="David" w:hint="eastAsia"/>
          <w:sz w:val="24"/>
          <w:szCs w:val="24"/>
          <w:rtl/>
        </w:rPr>
        <w:t>עומד</w:t>
      </w:r>
      <w:r w:rsidRPr="000270EF">
        <w:rPr>
          <w:rFonts w:cs="David"/>
          <w:sz w:val="24"/>
          <w:szCs w:val="24"/>
          <w:rtl/>
        </w:rPr>
        <w:t xml:space="preserve"> </w:t>
      </w:r>
      <w:r w:rsidRPr="000270EF">
        <w:rPr>
          <w:rFonts w:cs="David" w:hint="eastAsia"/>
          <w:sz w:val="24"/>
          <w:szCs w:val="24"/>
          <w:rtl/>
        </w:rPr>
        <w:t>על</w:t>
      </w:r>
      <w:r w:rsidRPr="000270EF">
        <w:rPr>
          <w:rFonts w:cs="David"/>
          <w:sz w:val="24"/>
          <w:szCs w:val="24"/>
          <w:rtl/>
        </w:rPr>
        <w:t xml:space="preserve"> </w:t>
      </w:r>
      <w:r w:rsidRPr="000270EF">
        <w:rPr>
          <w:rFonts w:cs="David" w:hint="eastAsia"/>
          <w:sz w:val="24"/>
          <w:szCs w:val="24"/>
          <w:rtl/>
        </w:rPr>
        <w:t>כ</w:t>
      </w:r>
      <w:r w:rsidRPr="000270EF">
        <w:rPr>
          <w:rFonts w:cs="David"/>
          <w:sz w:val="24"/>
          <w:szCs w:val="24"/>
          <w:rtl/>
        </w:rPr>
        <w:t xml:space="preserve"> - 200,000 </w:t>
      </w:r>
      <w:r w:rsidR="00EC4AB8">
        <w:rPr>
          <w:rFonts w:cs="David" w:hint="cs"/>
          <w:sz w:val="24"/>
          <w:szCs w:val="24"/>
          <w:rtl/>
        </w:rPr>
        <w:t>ב</w:t>
      </w:r>
      <w:r w:rsidRPr="000270EF">
        <w:rPr>
          <w:rFonts w:cs="David" w:hint="eastAsia"/>
          <w:sz w:val="24"/>
          <w:szCs w:val="24"/>
          <w:rtl/>
        </w:rPr>
        <w:t>שנה</w:t>
      </w:r>
      <w:r w:rsidRPr="000270EF">
        <w:rPr>
          <w:rFonts w:cs="David"/>
          <w:sz w:val="24"/>
          <w:szCs w:val="24"/>
          <w:rtl/>
        </w:rPr>
        <w:t xml:space="preserve">. </w:t>
      </w:r>
    </w:p>
    <w:p w:rsidR="003B7636" w:rsidRDefault="00FE49F7" w:rsidP="00CD2B3B">
      <w:pPr>
        <w:numPr>
          <w:ilvl w:val="1"/>
          <w:numId w:val="1"/>
        </w:numPr>
        <w:spacing w:line="360" w:lineRule="auto"/>
        <w:jc w:val="both"/>
        <w:rPr>
          <w:rFonts w:cs="David" w:hint="cs"/>
          <w:sz w:val="24"/>
          <w:szCs w:val="24"/>
        </w:rPr>
      </w:pPr>
      <w:r w:rsidRPr="000270EF">
        <w:rPr>
          <w:rFonts w:cs="David" w:hint="eastAsia"/>
          <w:sz w:val="24"/>
          <w:szCs w:val="24"/>
          <w:rtl/>
        </w:rPr>
        <w:t>בצה</w:t>
      </w:r>
      <w:r w:rsidRPr="000270EF">
        <w:rPr>
          <w:rFonts w:cs="David"/>
          <w:sz w:val="24"/>
          <w:szCs w:val="24"/>
          <w:rtl/>
        </w:rPr>
        <w:t xml:space="preserve">"ל </w:t>
      </w:r>
      <w:r w:rsidRPr="000270EF">
        <w:rPr>
          <w:rFonts w:cs="David" w:hint="eastAsia"/>
          <w:sz w:val="24"/>
          <w:szCs w:val="24"/>
          <w:rtl/>
        </w:rPr>
        <w:t>קיימות</w:t>
      </w:r>
      <w:r w:rsidRPr="000270EF">
        <w:rPr>
          <w:rFonts w:cs="David"/>
          <w:sz w:val="24"/>
          <w:szCs w:val="24"/>
          <w:rtl/>
        </w:rPr>
        <w:t xml:space="preserve"> </w:t>
      </w:r>
      <w:r w:rsidRPr="000270EF">
        <w:rPr>
          <w:rFonts w:cs="David" w:hint="eastAsia"/>
          <w:sz w:val="24"/>
          <w:szCs w:val="24"/>
          <w:rtl/>
        </w:rPr>
        <w:t>כ</w:t>
      </w:r>
      <w:r w:rsidRPr="000270EF">
        <w:rPr>
          <w:rFonts w:cs="David"/>
          <w:sz w:val="24"/>
          <w:szCs w:val="24"/>
          <w:rtl/>
        </w:rPr>
        <w:t xml:space="preserve"> - 200 </w:t>
      </w:r>
      <w:r w:rsidRPr="000270EF">
        <w:rPr>
          <w:rFonts w:cs="David" w:hint="eastAsia"/>
          <w:sz w:val="24"/>
          <w:szCs w:val="24"/>
          <w:rtl/>
        </w:rPr>
        <w:t>תחנות</w:t>
      </w:r>
      <w:r w:rsidRPr="000270EF">
        <w:rPr>
          <w:rFonts w:cs="David"/>
          <w:sz w:val="24"/>
          <w:szCs w:val="24"/>
          <w:rtl/>
        </w:rPr>
        <w:t xml:space="preserve"> </w:t>
      </w:r>
      <w:r w:rsidR="00C26535">
        <w:rPr>
          <w:rFonts w:cs="David" w:hint="cs"/>
          <w:sz w:val="24"/>
          <w:szCs w:val="24"/>
          <w:rtl/>
        </w:rPr>
        <w:t>דלק</w:t>
      </w:r>
      <w:r w:rsidRPr="000270EF">
        <w:rPr>
          <w:rFonts w:cs="David"/>
          <w:sz w:val="24"/>
          <w:szCs w:val="24"/>
          <w:rtl/>
        </w:rPr>
        <w:t xml:space="preserve"> </w:t>
      </w:r>
      <w:r w:rsidRPr="000270EF">
        <w:rPr>
          <w:rFonts w:cs="David" w:hint="eastAsia"/>
          <w:sz w:val="24"/>
          <w:szCs w:val="24"/>
          <w:rtl/>
        </w:rPr>
        <w:t>צבאיות</w:t>
      </w:r>
      <w:r w:rsidRPr="000270EF">
        <w:rPr>
          <w:rFonts w:cs="David"/>
          <w:sz w:val="24"/>
          <w:szCs w:val="24"/>
          <w:rtl/>
        </w:rPr>
        <w:t xml:space="preserve"> </w:t>
      </w:r>
      <w:r w:rsidRPr="000270EF">
        <w:rPr>
          <w:rFonts w:cs="David" w:hint="eastAsia"/>
          <w:sz w:val="24"/>
          <w:szCs w:val="24"/>
          <w:rtl/>
        </w:rPr>
        <w:t>הנמצאות</w:t>
      </w:r>
      <w:r w:rsidRPr="000270EF">
        <w:rPr>
          <w:rFonts w:cs="David"/>
          <w:sz w:val="24"/>
          <w:szCs w:val="24"/>
          <w:rtl/>
        </w:rPr>
        <w:t xml:space="preserve"> בתוך </w:t>
      </w:r>
      <w:r w:rsidRPr="000270EF">
        <w:rPr>
          <w:rFonts w:cs="David" w:hint="eastAsia"/>
          <w:sz w:val="24"/>
          <w:szCs w:val="24"/>
          <w:rtl/>
        </w:rPr>
        <w:t>בסיסי</w:t>
      </w:r>
      <w:r w:rsidRPr="000270EF">
        <w:rPr>
          <w:rFonts w:cs="David"/>
          <w:sz w:val="24"/>
          <w:szCs w:val="24"/>
          <w:rtl/>
        </w:rPr>
        <w:t xml:space="preserve"> צה"ל </w:t>
      </w:r>
      <w:r w:rsidRPr="000270EF">
        <w:rPr>
          <w:rFonts w:cs="David" w:hint="eastAsia"/>
          <w:sz w:val="24"/>
          <w:szCs w:val="24"/>
          <w:rtl/>
        </w:rPr>
        <w:t>אשר</w:t>
      </w:r>
      <w:r w:rsidRPr="000270EF">
        <w:rPr>
          <w:rFonts w:cs="David"/>
          <w:sz w:val="24"/>
          <w:szCs w:val="24"/>
          <w:rtl/>
        </w:rPr>
        <w:t xml:space="preserve"> מנוהלות </w:t>
      </w:r>
      <w:r w:rsidRPr="000270EF">
        <w:rPr>
          <w:rFonts w:cs="David" w:hint="eastAsia"/>
          <w:sz w:val="24"/>
          <w:szCs w:val="24"/>
          <w:rtl/>
        </w:rPr>
        <w:t>באמצעות</w:t>
      </w:r>
      <w:r w:rsidRPr="000270EF">
        <w:rPr>
          <w:rFonts w:cs="David"/>
          <w:sz w:val="24"/>
          <w:szCs w:val="24"/>
          <w:rtl/>
        </w:rPr>
        <w:t xml:space="preserve"> מערכת </w:t>
      </w:r>
      <w:r w:rsidRPr="000270EF">
        <w:rPr>
          <w:rFonts w:cs="David" w:hint="eastAsia"/>
          <w:sz w:val="24"/>
          <w:szCs w:val="24"/>
          <w:rtl/>
        </w:rPr>
        <w:t>פטרו</w:t>
      </w:r>
      <w:r w:rsidRPr="000270EF">
        <w:rPr>
          <w:rFonts w:cs="David"/>
          <w:sz w:val="24"/>
          <w:szCs w:val="24"/>
          <w:rtl/>
        </w:rPr>
        <w:t>"ל</w:t>
      </w:r>
      <w:r w:rsidR="00EC4AB8">
        <w:rPr>
          <w:rFonts w:cs="David" w:hint="cs"/>
          <w:sz w:val="24"/>
          <w:szCs w:val="24"/>
          <w:rtl/>
        </w:rPr>
        <w:t>.</w:t>
      </w:r>
      <w:r w:rsidRPr="000270EF">
        <w:rPr>
          <w:rFonts w:cs="David"/>
          <w:sz w:val="24"/>
          <w:szCs w:val="24"/>
          <w:rtl/>
        </w:rPr>
        <w:t xml:space="preserve"> </w:t>
      </w:r>
    </w:p>
    <w:p w:rsidR="003B7636" w:rsidRDefault="003B7636" w:rsidP="00CD2B3B">
      <w:pPr>
        <w:spacing w:line="360" w:lineRule="auto"/>
        <w:jc w:val="both"/>
        <w:rPr>
          <w:rFonts w:cs="David" w:hint="cs"/>
          <w:sz w:val="24"/>
          <w:szCs w:val="24"/>
          <w:rtl/>
        </w:rPr>
      </w:pPr>
    </w:p>
    <w:p w:rsidR="00FE49F7" w:rsidRPr="00DB31E7" w:rsidRDefault="009E4943" w:rsidP="00CD2B3B">
      <w:pPr>
        <w:numPr>
          <w:ilvl w:val="1"/>
          <w:numId w:val="1"/>
        </w:numPr>
        <w:spacing w:line="360" w:lineRule="auto"/>
        <w:jc w:val="both"/>
        <w:rPr>
          <w:rFonts w:cs="David"/>
          <w:sz w:val="24"/>
          <w:szCs w:val="24"/>
        </w:rPr>
      </w:pPr>
      <w:r>
        <w:rPr>
          <w:rFonts w:ascii="Arial" w:hAnsi="Arial" w:cs="David" w:hint="cs"/>
          <w:b/>
          <w:bCs/>
          <w:sz w:val="24"/>
          <w:szCs w:val="24"/>
          <w:rtl/>
        </w:rPr>
        <w:t>כרטיסי תדלוק</w:t>
      </w:r>
      <w:r w:rsidR="00FE49F7" w:rsidRPr="00DB31E7">
        <w:rPr>
          <w:rFonts w:ascii="Arial" w:hAnsi="Arial" w:cs="David" w:hint="cs"/>
          <w:b/>
          <w:bCs/>
          <w:sz w:val="24"/>
          <w:szCs w:val="24"/>
          <w:rtl/>
        </w:rPr>
        <w:t>:</w:t>
      </w:r>
    </w:p>
    <w:p w:rsidR="00FE49F7" w:rsidRPr="000B32EA" w:rsidRDefault="00FE49F7" w:rsidP="00CD2B3B">
      <w:pPr>
        <w:numPr>
          <w:ilvl w:val="2"/>
          <w:numId w:val="1"/>
        </w:numPr>
        <w:tabs>
          <w:tab w:val="clear" w:pos="2279"/>
          <w:tab w:val="num" w:pos="1841"/>
        </w:tabs>
        <w:spacing w:line="360" w:lineRule="auto"/>
        <w:ind w:left="1854"/>
        <w:jc w:val="both"/>
        <w:rPr>
          <w:rFonts w:ascii="Arial" w:hAnsi="Arial" w:cs="David"/>
          <w:sz w:val="24"/>
          <w:szCs w:val="24"/>
        </w:rPr>
      </w:pPr>
      <w:r w:rsidRPr="000B32EA">
        <w:rPr>
          <w:rFonts w:ascii="Arial" w:hAnsi="Arial" w:cs="David" w:hint="cs"/>
          <w:sz w:val="24"/>
          <w:szCs w:val="24"/>
          <w:rtl/>
        </w:rPr>
        <w:t>למשרד מונפקים כ-40,000 כרטיסי תדלוק בשנה המתאימים לשימוש בכלל חברות הדלק עמן התקשר המשרד בשגרה.</w:t>
      </w:r>
    </w:p>
    <w:p w:rsidR="00FE49F7" w:rsidRPr="000B32EA" w:rsidRDefault="00FE49F7" w:rsidP="00CD2B3B">
      <w:pPr>
        <w:numPr>
          <w:ilvl w:val="2"/>
          <w:numId w:val="1"/>
        </w:numPr>
        <w:tabs>
          <w:tab w:val="clear" w:pos="2279"/>
          <w:tab w:val="num" w:pos="1841"/>
        </w:tabs>
        <w:spacing w:line="360" w:lineRule="auto"/>
        <w:ind w:left="1854"/>
        <w:jc w:val="both"/>
        <w:rPr>
          <w:rFonts w:ascii="Arial" w:hAnsi="Arial" w:cs="David"/>
          <w:sz w:val="24"/>
          <w:szCs w:val="24"/>
        </w:rPr>
      </w:pPr>
      <w:r w:rsidRPr="000B32EA">
        <w:rPr>
          <w:rFonts w:ascii="Arial" w:hAnsi="Arial" w:cs="David" w:hint="cs"/>
          <w:sz w:val="24"/>
          <w:szCs w:val="24"/>
          <w:rtl/>
        </w:rPr>
        <w:t xml:space="preserve">ההיקף המשוער של התזקיק הנצרך באמצעות כרטיסי תדלוק ברכבי המשרד בתחנות </w:t>
      </w:r>
      <w:r w:rsidR="00C26535">
        <w:rPr>
          <w:rFonts w:ascii="Arial" w:hAnsi="Arial" w:cs="David" w:hint="cs"/>
          <w:sz w:val="24"/>
          <w:szCs w:val="24"/>
          <w:rtl/>
        </w:rPr>
        <w:t>דלק אזרחיות בשגרה עומד על כ-</w:t>
      </w:r>
      <w:r w:rsidRPr="000B32EA">
        <w:rPr>
          <w:rFonts w:ascii="Arial" w:hAnsi="Arial" w:cs="David" w:hint="cs"/>
          <w:sz w:val="24"/>
          <w:szCs w:val="24"/>
          <w:rtl/>
        </w:rPr>
        <w:t xml:space="preserve">1.2 מיליון ליטר בשנה. </w:t>
      </w:r>
    </w:p>
    <w:p w:rsidR="00FE49F7" w:rsidRPr="000B32EA" w:rsidRDefault="00FE49F7" w:rsidP="00CD2B3B">
      <w:pPr>
        <w:numPr>
          <w:ilvl w:val="2"/>
          <w:numId w:val="1"/>
        </w:numPr>
        <w:tabs>
          <w:tab w:val="clear" w:pos="2279"/>
          <w:tab w:val="num" w:pos="1841"/>
        </w:tabs>
        <w:spacing w:line="360" w:lineRule="auto"/>
        <w:ind w:left="1854"/>
        <w:jc w:val="both"/>
        <w:rPr>
          <w:rFonts w:ascii="Arial" w:hAnsi="Arial" w:cs="David"/>
          <w:sz w:val="24"/>
          <w:szCs w:val="24"/>
        </w:rPr>
      </w:pPr>
      <w:r w:rsidRPr="000B32EA">
        <w:rPr>
          <w:rFonts w:ascii="Arial" w:hAnsi="Arial" w:cs="David" w:hint="eastAsia"/>
          <w:sz w:val="24"/>
          <w:szCs w:val="24"/>
          <w:rtl/>
        </w:rPr>
        <w:t>במצבי</w:t>
      </w:r>
      <w:r w:rsidRPr="000B32EA">
        <w:rPr>
          <w:rFonts w:ascii="Arial" w:hAnsi="Arial" w:cs="David"/>
          <w:sz w:val="24"/>
          <w:szCs w:val="24"/>
          <w:rtl/>
        </w:rPr>
        <w:t xml:space="preserve"> ביניים </w:t>
      </w:r>
      <w:r w:rsidRPr="000B32EA">
        <w:rPr>
          <w:rFonts w:ascii="Arial" w:hAnsi="Arial" w:cs="David" w:hint="cs"/>
          <w:sz w:val="24"/>
          <w:szCs w:val="24"/>
          <w:rtl/>
        </w:rPr>
        <w:t>ומצבי</w:t>
      </w:r>
      <w:r w:rsidRPr="000B32EA">
        <w:rPr>
          <w:rFonts w:ascii="Arial" w:hAnsi="Arial" w:cs="David"/>
          <w:sz w:val="24"/>
          <w:szCs w:val="24"/>
          <w:rtl/>
        </w:rPr>
        <w:t xml:space="preserve"> </w:t>
      </w:r>
      <w:r w:rsidRPr="000B32EA">
        <w:rPr>
          <w:rFonts w:ascii="Arial" w:hAnsi="Arial" w:cs="David" w:hint="eastAsia"/>
          <w:sz w:val="24"/>
          <w:szCs w:val="24"/>
          <w:rtl/>
        </w:rPr>
        <w:t>חירום</w:t>
      </w:r>
      <w:r w:rsidRPr="000B32EA">
        <w:rPr>
          <w:rFonts w:ascii="Arial" w:hAnsi="Arial" w:cs="David" w:hint="cs"/>
          <w:sz w:val="24"/>
          <w:szCs w:val="24"/>
          <w:rtl/>
        </w:rPr>
        <w:t xml:space="preserve"> </w:t>
      </w:r>
      <w:r w:rsidR="009E4943">
        <w:rPr>
          <w:rFonts w:ascii="Arial" w:hAnsi="Arial" w:cs="David" w:hint="cs"/>
          <w:sz w:val="24"/>
          <w:szCs w:val="24"/>
          <w:rtl/>
        </w:rPr>
        <w:t xml:space="preserve">נדרש המשרד להנפקת כרטיסי תדלוק </w:t>
      </w:r>
      <w:r w:rsidRPr="000B32EA">
        <w:rPr>
          <w:rFonts w:ascii="Arial" w:hAnsi="Arial" w:cs="David" w:hint="cs"/>
          <w:sz w:val="24"/>
          <w:szCs w:val="24"/>
          <w:rtl/>
        </w:rPr>
        <w:t>בערך של כ-30 מיליון ליטר בהתאמה, לשימוש בכלל חברות הדלק עמן התקשר המשרד בהתקשרות נפרדת למצב חירום ומצב ביניים</w:t>
      </w:r>
      <w:r w:rsidR="009A490D">
        <w:rPr>
          <w:rFonts w:ascii="Arial" w:hAnsi="Arial" w:cs="David" w:hint="cs"/>
          <w:sz w:val="24"/>
          <w:szCs w:val="24"/>
          <w:rtl/>
        </w:rPr>
        <w:t>.</w:t>
      </w:r>
    </w:p>
    <w:p w:rsidR="00FE49F7" w:rsidRPr="0059661C" w:rsidRDefault="00FE49F7" w:rsidP="00CD2B3B">
      <w:pPr>
        <w:numPr>
          <w:ilvl w:val="1"/>
          <w:numId w:val="1"/>
        </w:numPr>
        <w:spacing w:line="360" w:lineRule="auto"/>
        <w:jc w:val="both"/>
        <w:rPr>
          <w:rFonts w:cs="David"/>
          <w:b/>
          <w:bCs/>
          <w:sz w:val="24"/>
          <w:szCs w:val="24"/>
        </w:rPr>
      </w:pPr>
      <w:r w:rsidRPr="004B0C9F">
        <w:rPr>
          <w:rFonts w:ascii="Arial" w:hAnsi="Arial" w:cs="David" w:hint="cs"/>
          <w:b/>
          <w:bCs/>
          <w:sz w:val="24"/>
          <w:szCs w:val="24"/>
          <w:rtl/>
        </w:rPr>
        <w:t>התקני תדלוק</w:t>
      </w:r>
      <w:r w:rsidR="0059661C">
        <w:rPr>
          <w:rFonts w:ascii="Arial" w:hAnsi="Arial" w:cs="David" w:hint="cs"/>
          <w:b/>
          <w:bCs/>
          <w:sz w:val="24"/>
          <w:szCs w:val="24"/>
          <w:rtl/>
        </w:rPr>
        <w:t xml:space="preserve"> </w:t>
      </w:r>
      <w:r w:rsidR="00C26535">
        <w:rPr>
          <w:rFonts w:ascii="Arial" w:hAnsi="Arial" w:cs="David" w:hint="cs"/>
          <w:b/>
          <w:bCs/>
          <w:sz w:val="24"/>
          <w:szCs w:val="24"/>
          <w:rtl/>
        </w:rPr>
        <w:t xml:space="preserve">אוניברסאליים </w:t>
      </w:r>
      <w:r w:rsidR="0059661C">
        <w:rPr>
          <w:rFonts w:ascii="Arial" w:hAnsi="Arial" w:cs="David" w:hint="cs"/>
          <w:b/>
          <w:bCs/>
          <w:sz w:val="24"/>
          <w:szCs w:val="24"/>
          <w:rtl/>
        </w:rPr>
        <w:t xml:space="preserve">- </w:t>
      </w:r>
      <w:r w:rsidR="00960A80" w:rsidRPr="0059661C">
        <w:rPr>
          <w:rFonts w:cs="David"/>
          <w:sz w:val="24"/>
          <w:szCs w:val="24"/>
          <w:rtl/>
        </w:rPr>
        <w:t xml:space="preserve">המשרד מעריך כי במהלך תקופת ההתקשרות </w:t>
      </w:r>
      <w:r w:rsidR="00960A80" w:rsidRPr="0059661C">
        <w:rPr>
          <w:rFonts w:cs="David" w:hint="cs"/>
          <w:sz w:val="24"/>
          <w:szCs w:val="24"/>
          <w:rtl/>
        </w:rPr>
        <w:t>יותקנו</w:t>
      </w:r>
      <w:r w:rsidR="00960A80" w:rsidRPr="0059661C">
        <w:rPr>
          <w:rFonts w:cs="David"/>
          <w:sz w:val="24"/>
          <w:szCs w:val="24"/>
          <w:rtl/>
        </w:rPr>
        <w:t xml:space="preserve"> כ- 18,000 התקני תדלוק אוניברס</w:t>
      </w:r>
      <w:r w:rsidR="00960A80" w:rsidRPr="0059661C">
        <w:rPr>
          <w:rFonts w:cs="David" w:hint="cs"/>
          <w:sz w:val="24"/>
          <w:szCs w:val="24"/>
          <w:rtl/>
        </w:rPr>
        <w:t>א</w:t>
      </w:r>
      <w:r w:rsidR="00960A80" w:rsidRPr="0059661C">
        <w:rPr>
          <w:rFonts w:cs="David"/>
          <w:sz w:val="24"/>
          <w:szCs w:val="24"/>
          <w:rtl/>
        </w:rPr>
        <w:t>ליים ברכבי המשרד</w:t>
      </w:r>
      <w:r w:rsidR="00960A80" w:rsidRPr="0059661C">
        <w:rPr>
          <w:rFonts w:cs="David" w:hint="cs"/>
          <w:sz w:val="24"/>
          <w:szCs w:val="24"/>
          <w:rtl/>
        </w:rPr>
        <w:t>.</w:t>
      </w:r>
    </w:p>
    <w:p w:rsidR="00A811A1" w:rsidRPr="00D555E2" w:rsidRDefault="00A811A1" w:rsidP="00CD2B3B">
      <w:pPr>
        <w:numPr>
          <w:ilvl w:val="1"/>
          <w:numId w:val="1"/>
        </w:numPr>
        <w:spacing w:line="360" w:lineRule="auto"/>
        <w:jc w:val="both"/>
        <w:rPr>
          <w:rFonts w:cs="David" w:hint="cs"/>
          <w:b/>
          <w:bCs/>
          <w:sz w:val="24"/>
          <w:szCs w:val="24"/>
        </w:rPr>
      </w:pPr>
      <w:r w:rsidRPr="00D555E2">
        <w:rPr>
          <w:rFonts w:cs="David" w:hint="cs"/>
          <w:b/>
          <w:bCs/>
          <w:sz w:val="24"/>
          <w:szCs w:val="24"/>
          <w:rtl/>
        </w:rPr>
        <w:t>ממשקים</w:t>
      </w:r>
      <w:r w:rsidR="00FA5F4D">
        <w:rPr>
          <w:rFonts w:cs="David" w:hint="cs"/>
          <w:b/>
          <w:bCs/>
          <w:sz w:val="24"/>
          <w:szCs w:val="24"/>
          <w:rtl/>
        </w:rPr>
        <w:t>:</w:t>
      </w:r>
    </w:p>
    <w:p w:rsidR="00A811A1" w:rsidRPr="001115F6" w:rsidRDefault="00A811A1" w:rsidP="00CD2B3B">
      <w:pPr>
        <w:numPr>
          <w:ilvl w:val="2"/>
          <w:numId w:val="1"/>
        </w:numPr>
        <w:tabs>
          <w:tab w:val="clear" w:pos="2279"/>
          <w:tab w:val="num" w:pos="1841"/>
        </w:tabs>
        <w:spacing w:line="360" w:lineRule="auto"/>
        <w:ind w:left="1854"/>
        <w:jc w:val="both"/>
        <w:rPr>
          <w:rFonts w:cs="David" w:hint="cs"/>
          <w:sz w:val="24"/>
          <w:szCs w:val="24"/>
        </w:rPr>
      </w:pPr>
      <w:r>
        <w:rPr>
          <w:rFonts w:ascii="Arial" w:hAnsi="Arial" w:cs="David" w:hint="cs"/>
          <w:sz w:val="24"/>
          <w:szCs w:val="24"/>
          <w:rtl/>
        </w:rPr>
        <w:t xml:space="preserve">המשרד עתיד להתקשר </w:t>
      </w:r>
      <w:r w:rsidR="002F62EE">
        <w:rPr>
          <w:rFonts w:ascii="Arial" w:hAnsi="Arial" w:cs="David" w:hint="cs"/>
          <w:sz w:val="24"/>
          <w:szCs w:val="24"/>
          <w:rtl/>
        </w:rPr>
        <w:t xml:space="preserve">בשגרה </w:t>
      </w:r>
      <w:r>
        <w:rPr>
          <w:rFonts w:ascii="Arial" w:hAnsi="Arial" w:cs="David" w:hint="cs"/>
          <w:sz w:val="24"/>
          <w:szCs w:val="24"/>
          <w:rtl/>
        </w:rPr>
        <w:t xml:space="preserve">במסגרת מכרז </w:t>
      </w:r>
      <w:r w:rsidR="003C4E0F">
        <w:rPr>
          <w:rFonts w:ascii="Arial" w:hAnsi="Arial" w:cs="David" w:hint="cs"/>
          <w:sz w:val="24"/>
          <w:szCs w:val="24"/>
          <w:rtl/>
        </w:rPr>
        <w:t xml:space="preserve">נפרד </w:t>
      </w:r>
      <w:r>
        <w:rPr>
          <w:rFonts w:ascii="Arial" w:hAnsi="Arial" w:cs="David" w:hint="cs"/>
          <w:sz w:val="24"/>
          <w:szCs w:val="24"/>
          <w:rtl/>
        </w:rPr>
        <w:t xml:space="preserve">לקבלת שירותי תדלוק ממוחשב עם שתי חברות דלק בפריסה ארצית ועם מספר חברות דלק נוספות המחזיקות תחנות דלק נבחרות בהתאם לצרכי המשרד. </w:t>
      </w:r>
    </w:p>
    <w:p w:rsidR="00A811A1" w:rsidRPr="001115F6" w:rsidRDefault="00A811A1" w:rsidP="00CD2B3B">
      <w:pPr>
        <w:numPr>
          <w:ilvl w:val="2"/>
          <w:numId w:val="1"/>
        </w:numPr>
        <w:tabs>
          <w:tab w:val="clear" w:pos="2279"/>
          <w:tab w:val="num" w:pos="1841"/>
        </w:tabs>
        <w:spacing w:line="360" w:lineRule="auto"/>
        <w:ind w:left="1854"/>
        <w:jc w:val="both"/>
        <w:rPr>
          <w:rFonts w:cs="David" w:hint="cs"/>
          <w:sz w:val="24"/>
          <w:szCs w:val="24"/>
        </w:rPr>
      </w:pPr>
      <w:r>
        <w:rPr>
          <w:rFonts w:ascii="Arial" w:hAnsi="Arial" w:cs="David" w:hint="cs"/>
          <w:sz w:val="24"/>
          <w:szCs w:val="24"/>
          <w:rtl/>
        </w:rPr>
        <w:t>בנוסף</w:t>
      </w:r>
      <w:r w:rsidR="00FB38FB">
        <w:rPr>
          <w:rFonts w:ascii="Arial" w:hAnsi="Arial" w:cs="David" w:hint="cs"/>
          <w:sz w:val="24"/>
          <w:szCs w:val="24"/>
          <w:rtl/>
        </w:rPr>
        <w:t>,</w:t>
      </w:r>
      <w:r>
        <w:rPr>
          <w:rFonts w:ascii="Arial" w:hAnsi="Arial" w:cs="David" w:hint="cs"/>
          <w:sz w:val="24"/>
          <w:szCs w:val="24"/>
          <w:rtl/>
        </w:rPr>
        <w:t xml:space="preserve"> למשרד ישנן התקשרויות למצבי ביניים ומצבי חירום עם חברות דלק</w:t>
      </w:r>
      <w:r w:rsidR="00960A80">
        <w:rPr>
          <w:rFonts w:ascii="Arial" w:hAnsi="Arial" w:cs="David" w:hint="cs"/>
          <w:sz w:val="24"/>
          <w:szCs w:val="24"/>
          <w:rtl/>
        </w:rPr>
        <w:t xml:space="preserve"> נוספות</w:t>
      </w:r>
      <w:r>
        <w:rPr>
          <w:rFonts w:ascii="Arial" w:hAnsi="Arial" w:cs="David" w:hint="cs"/>
          <w:sz w:val="24"/>
          <w:szCs w:val="24"/>
          <w:rtl/>
        </w:rPr>
        <w:t xml:space="preserve"> לתדלוק כלל רכבי המשרד</w:t>
      </w:r>
      <w:r w:rsidR="007A3F57">
        <w:rPr>
          <w:rFonts w:ascii="Arial" w:hAnsi="Arial" w:cs="David" w:hint="cs"/>
          <w:sz w:val="24"/>
          <w:szCs w:val="24"/>
          <w:rtl/>
        </w:rPr>
        <w:t xml:space="preserve">. </w:t>
      </w:r>
    </w:p>
    <w:p w:rsidR="00D555E2" w:rsidRPr="00D555E2" w:rsidRDefault="003C4E0F" w:rsidP="00CD2B3B">
      <w:pPr>
        <w:numPr>
          <w:ilvl w:val="2"/>
          <w:numId w:val="1"/>
        </w:numPr>
        <w:tabs>
          <w:tab w:val="clear" w:pos="2279"/>
          <w:tab w:val="num" w:pos="1841"/>
        </w:tabs>
        <w:spacing w:line="360" w:lineRule="auto"/>
        <w:ind w:left="1854"/>
        <w:jc w:val="both"/>
        <w:rPr>
          <w:rFonts w:cs="David" w:hint="cs"/>
          <w:sz w:val="24"/>
          <w:szCs w:val="24"/>
        </w:rPr>
      </w:pPr>
      <w:r>
        <w:rPr>
          <w:rFonts w:ascii="Arial" w:hAnsi="Arial" w:cs="David" w:hint="cs"/>
          <w:sz w:val="24"/>
          <w:szCs w:val="24"/>
          <w:rtl/>
        </w:rPr>
        <w:t>על מנת לאפשר למשרד לקבל את השירות</w:t>
      </w:r>
      <w:r w:rsidR="00D555E2">
        <w:rPr>
          <w:rFonts w:ascii="Arial" w:hAnsi="Arial" w:cs="David" w:hint="cs"/>
          <w:sz w:val="24"/>
          <w:szCs w:val="24"/>
          <w:rtl/>
        </w:rPr>
        <w:t xml:space="preserve"> כמפורט במסמך זה </w:t>
      </w:r>
      <w:r w:rsidR="00D555E2">
        <w:rPr>
          <w:rFonts w:cs="David" w:hint="cs"/>
          <w:sz w:val="24"/>
          <w:szCs w:val="24"/>
          <w:rtl/>
        </w:rPr>
        <w:t>(באמצעות כרטיסי</w:t>
      </w:r>
      <w:r w:rsidR="00100CCD">
        <w:rPr>
          <w:rFonts w:cs="David" w:hint="cs"/>
          <w:sz w:val="24"/>
          <w:szCs w:val="24"/>
          <w:rtl/>
        </w:rPr>
        <w:t xml:space="preserve"> תדלוק</w:t>
      </w:r>
      <w:r w:rsidR="00D555E2">
        <w:rPr>
          <w:rFonts w:cs="David" w:hint="cs"/>
          <w:sz w:val="24"/>
          <w:szCs w:val="24"/>
          <w:rtl/>
        </w:rPr>
        <w:t xml:space="preserve"> </w:t>
      </w:r>
      <w:r w:rsidR="00960A80">
        <w:rPr>
          <w:rFonts w:cs="David" w:hint="cs"/>
          <w:sz w:val="24"/>
          <w:szCs w:val="24"/>
          <w:rtl/>
        </w:rPr>
        <w:t>ו/</w:t>
      </w:r>
      <w:r w:rsidR="00D555E2">
        <w:rPr>
          <w:rFonts w:cs="David" w:hint="cs"/>
          <w:sz w:val="24"/>
          <w:szCs w:val="24"/>
          <w:rtl/>
        </w:rPr>
        <w:t>או התקני תדלוק</w:t>
      </w:r>
      <w:r w:rsidR="00100CCD">
        <w:rPr>
          <w:rFonts w:cs="David" w:hint="cs"/>
          <w:sz w:val="24"/>
          <w:szCs w:val="24"/>
          <w:rtl/>
        </w:rPr>
        <w:t xml:space="preserve"> אוניברסאליים</w:t>
      </w:r>
      <w:r w:rsidR="00D555E2">
        <w:rPr>
          <w:rFonts w:cs="David" w:hint="cs"/>
          <w:sz w:val="24"/>
          <w:szCs w:val="24"/>
          <w:rtl/>
        </w:rPr>
        <w:t xml:space="preserve">) על </w:t>
      </w:r>
      <w:r w:rsidR="005F2641">
        <w:rPr>
          <w:rFonts w:cs="David" w:hint="cs"/>
          <w:sz w:val="24"/>
          <w:szCs w:val="24"/>
          <w:rtl/>
        </w:rPr>
        <w:t>החברה המפעילה</w:t>
      </w:r>
      <w:r w:rsidR="00D555E2">
        <w:rPr>
          <w:rFonts w:cs="David" w:hint="cs"/>
          <w:sz w:val="24"/>
          <w:szCs w:val="24"/>
          <w:rtl/>
        </w:rPr>
        <w:t xml:space="preserve"> להתקשר עם חברות הדלק </w:t>
      </w:r>
      <w:r w:rsidR="00D555E2">
        <w:rPr>
          <w:rFonts w:ascii="Arial" w:hAnsi="Arial" w:cs="David" w:hint="cs"/>
          <w:sz w:val="24"/>
          <w:szCs w:val="24"/>
          <w:rtl/>
        </w:rPr>
        <w:t>שלמשרד יש איתן התקשרות</w:t>
      </w:r>
      <w:r w:rsidR="009A490D">
        <w:rPr>
          <w:rFonts w:ascii="Arial" w:hAnsi="Arial" w:cs="David" w:hint="cs"/>
          <w:sz w:val="24"/>
          <w:szCs w:val="24"/>
          <w:rtl/>
        </w:rPr>
        <w:t>.</w:t>
      </w:r>
    </w:p>
    <w:p w:rsidR="008F50D6" w:rsidRPr="008F50D6" w:rsidRDefault="008F50D6" w:rsidP="00CD2B3B">
      <w:pPr>
        <w:numPr>
          <w:ilvl w:val="2"/>
          <w:numId w:val="1"/>
        </w:numPr>
        <w:tabs>
          <w:tab w:val="clear" w:pos="2279"/>
          <w:tab w:val="num" w:pos="1841"/>
        </w:tabs>
        <w:spacing w:line="360" w:lineRule="auto"/>
        <w:ind w:left="1854"/>
        <w:jc w:val="both"/>
        <w:rPr>
          <w:rFonts w:cs="David" w:hint="cs"/>
          <w:sz w:val="24"/>
          <w:szCs w:val="24"/>
        </w:rPr>
      </w:pPr>
      <w:r>
        <w:rPr>
          <w:rFonts w:ascii="Arial" w:hAnsi="Arial" w:cs="David" w:hint="cs"/>
          <w:sz w:val="24"/>
          <w:szCs w:val="24"/>
          <w:rtl/>
        </w:rPr>
        <w:t xml:space="preserve">עם הוצאת ההזמנה יעביר </w:t>
      </w:r>
      <w:r w:rsidR="00A811A1" w:rsidRPr="00D555E2">
        <w:rPr>
          <w:rFonts w:ascii="Arial" w:hAnsi="Arial" w:cs="David" w:hint="cs"/>
          <w:sz w:val="24"/>
          <w:szCs w:val="24"/>
          <w:rtl/>
        </w:rPr>
        <w:t xml:space="preserve">המשרד לחברה המפעילה את רשימת חברות הדלק הרלוונטיות. </w:t>
      </w:r>
    </w:p>
    <w:p w:rsidR="00B9701A" w:rsidRPr="008F50D6" w:rsidRDefault="00A811A1" w:rsidP="00CD2B3B">
      <w:pPr>
        <w:numPr>
          <w:ilvl w:val="2"/>
          <w:numId w:val="1"/>
        </w:numPr>
        <w:tabs>
          <w:tab w:val="clear" w:pos="2279"/>
          <w:tab w:val="num" w:pos="1841"/>
        </w:tabs>
        <w:spacing w:line="360" w:lineRule="auto"/>
        <w:ind w:left="1854"/>
        <w:jc w:val="both"/>
        <w:rPr>
          <w:rFonts w:cs="David" w:hint="cs"/>
          <w:sz w:val="24"/>
          <w:szCs w:val="24"/>
        </w:rPr>
      </w:pPr>
      <w:r>
        <w:rPr>
          <w:rFonts w:ascii="Arial" w:hAnsi="Arial" w:cs="David" w:hint="cs"/>
          <w:sz w:val="24"/>
          <w:szCs w:val="24"/>
          <w:rtl/>
        </w:rPr>
        <w:t xml:space="preserve">במהלך תקופת </w:t>
      </w:r>
      <w:r w:rsidR="00960A80">
        <w:rPr>
          <w:rFonts w:ascii="Arial" w:hAnsi="Arial" w:cs="David" w:hint="cs"/>
          <w:sz w:val="24"/>
          <w:szCs w:val="24"/>
          <w:rtl/>
        </w:rPr>
        <w:t xml:space="preserve">ההתקשרות </w:t>
      </w:r>
      <w:r w:rsidR="008F50D6">
        <w:rPr>
          <w:rFonts w:ascii="Arial" w:hAnsi="Arial" w:cs="David" w:hint="cs"/>
          <w:sz w:val="24"/>
          <w:szCs w:val="24"/>
          <w:rtl/>
        </w:rPr>
        <w:t>רשאי המשרד ל</w:t>
      </w:r>
      <w:r>
        <w:rPr>
          <w:rFonts w:ascii="Arial" w:hAnsi="Arial" w:cs="David" w:hint="cs"/>
          <w:sz w:val="24"/>
          <w:szCs w:val="24"/>
          <w:rtl/>
        </w:rPr>
        <w:t>ע</w:t>
      </w:r>
      <w:r w:rsidR="008F50D6">
        <w:rPr>
          <w:rFonts w:ascii="Arial" w:hAnsi="Arial" w:cs="David" w:hint="cs"/>
          <w:sz w:val="24"/>
          <w:szCs w:val="24"/>
          <w:rtl/>
        </w:rPr>
        <w:t>דכן מעת לעת את ה</w:t>
      </w:r>
      <w:r w:rsidRPr="00D555E2">
        <w:rPr>
          <w:rFonts w:ascii="Arial" w:hAnsi="Arial" w:cs="David" w:hint="cs"/>
          <w:sz w:val="24"/>
          <w:szCs w:val="24"/>
          <w:rtl/>
        </w:rPr>
        <w:t xml:space="preserve">חברה המפעילה </w:t>
      </w:r>
      <w:r w:rsidR="008F50D6">
        <w:rPr>
          <w:rFonts w:ascii="Arial" w:hAnsi="Arial" w:cs="David" w:hint="cs"/>
          <w:sz w:val="24"/>
          <w:szCs w:val="24"/>
          <w:rtl/>
        </w:rPr>
        <w:t>אודות</w:t>
      </w:r>
      <w:r w:rsidRPr="00D555E2">
        <w:rPr>
          <w:rFonts w:ascii="Arial" w:hAnsi="Arial" w:cs="David" w:hint="cs"/>
          <w:sz w:val="24"/>
          <w:szCs w:val="24"/>
          <w:rtl/>
        </w:rPr>
        <w:t xml:space="preserve"> </w:t>
      </w:r>
      <w:r w:rsidR="00B9701A" w:rsidRPr="00D555E2">
        <w:rPr>
          <w:rFonts w:ascii="Arial" w:hAnsi="Arial" w:cs="David" w:hint="cs"/>
          <w:sz w:val="24"/>
          <w:szCs w:val="24"/>
          <w:rtl/>
        </w:rPr>
        <w:t>רשימת חברות הדלק</w:t>
      </w:r>
      <w:r w:rsidR="00B9701A">
        <w:rPr>
          <w:rFonts w:ascii="Arial" w:hAnsi="Arial" w:cs="David" w:hint="cs"/>
          <w:sz w:val="24"/>
          <w:szCs w:val="24"/>
          <w:rtl/>
        </w:rPr>
        <w:t>/תחנות הדלק</w:t>
      </w:r>
      <w:r w:rsidR="00B9701A" w:rsidRPr="00D555E2">
        <w:rPr>
          <w:rFonts w:ascii="Arial" w:hAnsi="Arial" w:cs="David" w:hint="cs"/>
          <w:sz w:val="24"/>
          <w:szCs w:val="24"/>
          <w:rtl/>
        </w:rPr>
        <w:t xml:space="preserve"> הרלוונטיות. </w:t>
      </w:r>
    </w:p>
    <w:p w:rsidR="00A811A1" w:rsidRDefault="00A811A1" w:rsidP="00CD2B3B">
      <w:pPr>
        <w:tabs>
          <w:tab w:val="left" w:pos="1842"/>
        </w:tabs>
        <w:spacing w:line="276" w:lineRule="auto"/>
        <w:jc w:val="both"/>
        <w:rPr>
          <w:rFonts w:ascii="Arial" w:hAnsi="Arial" w:cs="David" w:hint="cs"/>
          <w:b/>
          <w:bCs/>
          <w:sz w:val="24"/>
          <w:szCs w:val="24"/>
          <w:rtl/>
        </w:rPr>
      </w:pPr>
    </w:p>
    <w:p w:rsidR="00FE49F7" w:rsidRPr="00AA2CA1" w:rsidRDefault="00374090" w:rsidP="00CD2B3B">
      <w:pPr>
        <w:numPr>
          <w:ilvl w:val="0"/>
          <w:numId w:val="1"/>
        </w:numPr>
        <w:jc w:val="both"/>
        <w:rPr>
          <w:rFonts w:cs="David"/>
          <w:b/>
          <w:bCs/>
          <w:sz w:val="24"/>
          <w:szCs w:val="24"/>
          <w:u w:val="single"/>
        </w:rPr>
      </w:pPr>
      <w:r>
        <w:rPr>
          <w:rFonts w:cs="David" w:hint="cs"/>
          <w:b/>
          <w:bCs/>
          <w:sz w:val="24"/>
          <w:szCs w:val="24"/>
          <w:u w:val="single"/>
          <w:rtl/>
        </w:rPr>
        <w:t xml:space="preserve">דרישות </w:t>
      </w:r>
      <w:r w:rsidR="00FE49F7">
        <w:rPr>
          <w:rFonts w:cs="David" w:hint="cs"/>
          <w:b/>
          <w:bCs/>
          <w:sz w:val="24"/>
          <w:szCs w:val="24"/>
          <w:u w:val="single"/>
          <w:rtl/>
        </w:rPr>
        <w:t>השירות</w:t>
      </w:r>
    </w:p>
    <w:p w:rsidR="00FE49F7" w:rsidRPr="0000097A" w:rsidRDefault="00FE49F7" w:rsidP="00CD2B3B">
      <w:pPr>
        <w:pStyle w:val="ListParagraph"/>
        <w:numPr>
          <w:ilvl w:val="1"/>
          <w:numId w:val="1"/>
        </w:numPr>
        <w:tabs>
          <w:tab w:val="clear" w:pos="1137"/>
          <w:tab w:val="left" w:pos="1133"/>
          <w:tab w:val="left" w:pos="1842"/>
          <w:tab w:val="num" w:pos="2550"/>
        </w:tabs>
        <w:spacing w:line="360" w:lineRule="auto"/>
        <w:jc w:val="both"/>
        <w:rPr>
          <w:rFonts w:cs="David"/>
          <w:b/>
          <w:bCs/>
          <w:sz w:val="24"/>
          <w:szCs w:val="24"/>
        </w:rPr>
      </w:pPr>
      <w:r w:rsidRPr="0000097A">
        <w:rPr>
          <w:rFonts w:cs="David" w:hint="eastAsia"/>
          <w:b/>
          <w:bCs/>
          <w:sz w:val="24"/>
          <w:szCs w:val="24"/>
          <w:rtl/>
        </w:rPr>
        <w:t>כללי</w:t>
      </w:r>
    </w:p>
    <w:p w:rsidR="00FE49F7" w:rsidRPr="0028449C" w:rsidRDefault="00FE49F7" w:rsidP="00CD2B3B">
      <w:pPr>
        <w:pStyle w:val="ListParagraph"/>
        <w:numPr>
          <w:ilvl w:val="2"/>
          <w:numId w:val="7"/>
        </w:numPr>
        <w:spacing w:line="360" w:lineRule="auto"/>
        <w:ind w:left="1570"/>
        <w:jc w:val="both"/>
        <w:rPr>
          <w:rFonts w:ascii="Arial" w:hAnsi="Arial" w:cs="David"/>
          <w:sz w:val="24"/>
          <w:szCs w:val="24"/>
        </w:rPr>
      </w:pPr>
      <w:r w:rsidRPr="0028449C">
        <w:rPr>
          <w:rFonts w:ascii="Arial" w:hAnsi="Arial" w:cs="David" w:hint="eastAsia"/>
          <w:sz w:val="24"/>
          <w:szCs w:val="24"/>
          <w:rtl/>
        </w:rPr>
        <w:t>החברה</w:t>
      </w:r>
      <w:r w:rsidRPr="0028449C">
        <w:rPr>
          <w:rFonts w:ascii="Arial" w:hAnsi="Arial" w:cs="David"/>
          <w:sz w:val="24"/>
          <w:szCs w:val="24"/>
          <w:rtl/>
        </w:rPr>
        <w:t xml:space="preserve"> המפעילה תבצע ניהול </w:t>
      </w:r>
      <w:r w:rsidRPr="0028449C">
        <w:rPr>
          <w:rFonts w:ascii="Arial" w:hAnsi="Arial" w:cs="David" w:hint="cs"/>
          <w:sz w:val="24"/>
          <w:szCs w:val="24"/>
          <w:rtl/>
        </w:rPr>
        <w:t xml:space="preserve">של </w:t>
      </w:r>
      <w:r w:rsidRPr="0028449C">
        <w:rPr>
          <w:rFonts w:ascii="Arial" w:hAnsi="Arial" w:cs="David" w:hint="eastAsia"/>
          <w:sz w:val="24"/>
          <w:szCs w:val="24"/>
          <w:rtl/>
        </w:rPr>
        <w:t>צריכות</w:t>
      </w:r>
      <w:r w:rsidRPr="0028449C">
        <w:rPr>
          <w:rFonts w:ascii="Arial" w:hAnsi="Arial" w:cs="David"/>
          <w:sz w:val="24"/>
          <w:szCs w:val="24"/>
          <w:rtl/>
        </w:rPr>
        <w:t xml:space="preserve"> </w:t>
      </w:r>
      <w:r w:rsidRPr="0028449C">
        <w:rPr>
          <w:rFonts w:ascii="Arial" w:hAnsi="Arial" w:cs="David" w:hint="eastAsia"/>
          <w:sz w:val="24"/>
          <w:szCs w:val="24"/>
          <w:rtl/>
        </w:rPr>
        <w:t>הדלק</w:t>
      </w:r>
      <w:r w:rsidRPr="0028449C">
        <w:rPr>
          <w:rFonts w:ascii="Arial" w:hAnsi="Arial" w:cs="David"/>
          <w:sz w:val="24"/>
          <w:szCs w:val="24"/>
          <w:rtl/>
        </w:rPr>
        <w:t xml:space="preserve"> </w:t>
      </w:r>
      <w:r w:rsidRPr="0028449C">
        <w:rPr>
          <w:rFonts w:ascii="Arial" w:hAnsi="Arial" w:cs="David" w:hint="eastAsia"/>
          <w:sz w:val="24"/>
          <w:szCs w:val="24"/>
          <w:rtl/>
        </w:rPr>
        <w:t>ברכבי</w:t>
      </w:r>
      <w:r w:rsidRPr="0028449C">
        <w:rPr>
          <w:rFonts w:ascii="Arial" w:hAnsi="Arial" w:cs="David"/>
          <w:sz w:val="24"/>
          <w:szCs w:val="24"/>
          <w:rtl/>
        </w:rPr>
        <w:t xml:space="preserve"> </w:t>
      </w:r>
      <w:r w:rsidRPr="0028449C">
        <w:rPr>
          <w:rFonts w:ascii="Arial" w:hAnsi="Arial" w:cs="David" w:hint="eastAsia"/>
          <w:sz w:val="24"/>
          <w:szCs w:val="24"/>
          <w:rtl/>
        </w:rPr>
        <w:t>המשרד</w:t>
      </w:r>
      <w:r w:rsidRPr="0028449C">
        <w:rPr>
          <w:rFonts w:ascii="Arial" w:hAnsi="Arial" w:cs="David" w:hint="cs"/>
          <w:sz w:val="24"/>
          <w:szCs w:val="24"/>
          <w:rtl/>
        </w:rPr>
        <w:t>:</w:t>
      </w:r>
      <w:r w:rsidRPr="0028449C">
        <w:rPr>
          <w:rFonts w:ascii="Arial" w:hAnsi="Arial" w:cs="David"/>
          <w:sz w:val="24"/>
          <w:szCs w:val="24"/>
          <w:rtl/>
        </w:rPr>
        <w:t xml:space="preserve"> </w:t>
      </w:r>
      <w:r w:rsidRPr="0028449C">
        <w:rPr>
          <w:rFonts w:ascii="Arial" w:hAnsi="Arial" w:cs="David" w:hint="eastAsia"/>
          <w:sz w:val="24"/>
          <w:szCs w:val="24"/>
          <w:rtl/>
        </w:rPr>
        <w:t>תדלוקים</w:t>
      </w:r>
      <w:r w:rsidRPr="0028449C">
        <w:rPr>
          <w:rFonts w:ascii="Arial" w:hAnsi="Arial" w:cs="David"/>
          <w:sz w:val="24"/>
          <w:szCs w:val="24"/>
          <w:rtl/>
        </w:rPr>
        <w:t xml:space="preserve"> בתחנות דלק אזרחיות</w:t>
      </w:r>
      <w:r w:rsidR="00CB3719">
        <w:rPr>
          <w:rFonts w:ascii="Arial" w:hAnsi="Arial" w:cs="David" w:hint="cs"/>
          <w:sz w:val="24"/>
          <w:szCs w:val="24"/>
          <w:rtl/>
        </w:rPr>
        <w:t xml:space="preserve"> ו</w:t>
      </w:r>
      <w:r w:rsidRPr="0028449C">
        <w:rPr>
          <w:rFonts w:ascii="Arial" w:hAnsi="Arial" w:cs="David"/>
          <w:sz w:val="24"/>
          <w:szCs w:val="24"/>
          <w:rtl/>
        </w:rPr>
        <w:t>תדלוקים במערכת פטרו"ל בתחנות דלק צבאיות</w:t>
      </w:r>
      <w:r w:rsidR="00CB3719">
        <w:rPr>
          <w:rFonts w:ascii="Arial" w:hAnsi="Arial" w:cs="David" w:hint="cs"/>
          <w:sz w:val="24"/>
          <w:szCs w:val="24"/>
          <w:rtl/>
        </w:rPr>
        <w:t>,</w:t>
      </w:r>
      <w:r w:rsidR="00114950" w:rsidRPr="0028449C">
        <w:rPr>
          <w:rFonts w:ascii="Arial" w:hAnsi="Arial" w:cs="David" w:hint="cs"/>
          <w:sz w:val="24"/>
          <w:szCs w:val="24"/>
          <w:rtl/>
        </w:rPr>
        <w:t xml:space="preserve"> ותהווה גורם מקשר בין המזמין לבין </w:t>
      </w:r>
      <w:r w:rsidRPr="0028449C">
        <w:rPr>
          <w:rFonts w:ascii="Arial" w:hAnsi="Arial" w:cs="David"/>
          <w:sz w:val="24"/>
          <w:szCs w:val="24"/>
          <w:rtl/>
        </w:rPr>
        <w:t>חברת התקני התדלוק</w:t>
      </w:r>
      <w:r w:rsidR="00114950" w:rsidRPr="0028449C">
        <w:rPr>
          <w:rFonts w:ascii="Arial" w:hAnsi="Arial" w:cs="David" w:hint="cs"/>
          <w:sz w:val="24"/>
          <w:szCs w:val="24"/>
          <w:rtl/>
        </w:rPr>
        <w:t>.</w:t>
      </w:r>
      <w:r w:rsidRPr="0028449C">
        <w:rPr>
          <w:rFonts w:ascii="Arial" w:hAnsi="Arial" w:cs="David"/>
          <w:sz w:val="24"/>
          <w:szCs w:val="24"/>
          <w:rtl/>
        </w:rPr>
        <w:t xml:space="preserve"> </w:t>
      </w:r>
    </w:p>
    <w:p w:rsidR="00FE49F7" w:rsidRPr="0028449C" w:rsidRDefault="00FE49F7" w:rsidP="00CD2B3B">
      <w:pPr>
        <w:pStyle w:val="ListParagraph"/>
        <w:numPr>
          <w:ilvl w:val="2"/>
          <w:numId w:val="7"/>
        </w:numPr>
        <w:spacing w:line="360" w:lineRule="auto"/>
        <w:ind w:left="1570"/>
        <w:jc w:val="both"/>
        <w:rPr>
          <w:rFonts w:ascii="Arial" w:hAnsi="Arial" w:cs="David"/>
          <w:sz w:val="24"/>
          <w:szCs w:val="24"/>
        </w:rPr>
      </w:pPr>
      <w:r w:rsidRPr="0028449C">
        <w:rPr>
          <w:rFonts w:ascii="Arial" w:hAnsi="Arial" w:cs="David" w:hint="cs"/>
          <w:sz w:val="24"/>
          <w:szCs w:val="24"/>
          <w:rtl/>
        </w:rPr>
        <w:t xml:space="preserve">השירות יינתן במקצועיות, </w:t>
      </w:r>
      <w:r w:rsidR="00CB3719">
        <w:rPr>
          <w:rFonts w:ascii="Arial" w:hAnsi="Arial" w:cs="David" w:hint="cs"/>
          <w:sz w:val="24"/>
          <w:szCs w:val="24"/>
          <w:rtl/>
        </w:rPr>
        <w:t>ב</w:t>
      </w:r>
      <w:r w:rsidRPr="0028449C">
        <w:rPr>
          <w:rFonts w:ascii="Arial" w:hAnsi="Arial" w:cs="David" w:hint="cs"/>
          <w:sz w:val="24"/>
          <w:szCs w:val="24"/>
          <w:rtl/>
        </w:rPr>
        <w:t xml:space="preserve">מהירות ובזמינות 24 שעות ביממה, 7 ימים בשבוע, 365 ימים בשנה, דהיינו גם מעבר לשעות העבודה המקובלות, לרבות בימי שישי </w:t>
      </w:r>
      <w:r w:rsidR="00CB3719">
        <w:rPr>
          <w:rFonts w:ascii="Arial" w:hAnsi="Arial" w:cs="David" w:hint="cs"/>
          <w:sz w:val="24"/>
          <w:szCs w:val="24"/>
          <w:rtl/>
        </w:rPr>
        <w:t>ו</w:t>
      </w:r>
      <w:r w:rsidRPr="0028449C">
        <w:rPr>
          <w:rFonts w:ascii="Arial" w:hAnsi="Arial" w:cs="David" w:hint="cs"/>
          <w:sz w:val="24"/>
          <w:szCs w:val="24"/>
          <w:rtl/>
        </w:rPr>
        <w:t>שבת</w:t>
      </w:r>
      <w:r w:rsidR="00BF64DF" w:rsidRPr="0028449C">
        <w:rPr>
          <w:rFonts w:ascii="Arial" w:hAnsi="Arial" w:cs="David" w:hint="cs"/>
          <w:sz w:val="24"/>
          <w:szCs w:val="24"/>
          <w:rtl/>
        </w:rPr>
        <w:t xml:space="preserve">, </w:t>
      </w:r>
      <w:r w:rsidRPr="0028449C">
        <w:rPr>
          <w:rFonts w:ascii="Arial" w:hAnsi="Arial" w:cs="David" w:hint="cs"/>
          <w:sz w:val="24"/>
          <w:szCs w:val="24"/>
          <w:rtl/>
        </w:rPr>
        <w:t>בערבי חג</w:t>
      </w:r>
      <w:r w:rsidR="00BF64DF" w:rsidRPr="0028449C">
        <w:rPr>
          <w:rFonts w:ascii="Arial" w:hAnsi="Arial" w:cs="David" w:hint="cs"/>
          <w:sz w:val="24"/>
          <w:szCs w:val="24"/>
          <w:rtl/>
        </w:rPr>
        <w:t xml:space="preserve"> ובמועדי ישראל</w:t>
      </w:r>
      <w:r w:rsidRPr="0028449C">
        <w:rPr>
          <w:rFonts w:ascii="Arial" w:hAnsi="Arial" w:cs="David" w:hint="cs"/>
          <w:sz w:val="24"/>
          <w:szCs w:val="24"/>
          <w:rtl/>
        </w:rPr>
        <w:t xml:space="preserve">. </w:t>
      </w:r>
    </w:p>
    <w:p w:rsidR="00FE49F7" w:rsidRPr="0028449C" w:rsidRDefault="00FE49F7" w:rsidP="00CD2B3B">
      <w:pPr>
        <w:pStyle w:val="ListParagraph"/>
        <w:numPr>
          <w:ilvl w:val="2"/>
          <w:numId w:val="7"/>
        </w:numPr>
        <w:spacing w:line="360" w:lineRule="auto"/>
        <w:ind w:left="1570"/>
        <w:jc w:val="both"/>
        <w:rPr>
          <w:rFonts w:ascii="Arial" w:hAnsi="Arial" w:cs="David"/>
          <w:sz w:val="24"/>
          <w:szCs w:val="24"/>
        </w:rPr>
      </w:pPr>
      <w:r w:rsidRPr="0028449C">
        <w:rPr>
          <w:rFonts w:ascii="Arial" w:hAnsi="Arial" w:cs="David" w:hint="cs"/>
          <w:sz w:val="24"/>
          <w:szCs w:val="24"/>
          <w:rtl/>
        </w:rPr>
        <w:t xml:space="preserve">תדלוק </w:t>
      </w:r>
      <w:r w:rsidR="00CB3719">
        <w:rPr>
          <w:rFonts w:ascii="Arial" w:hAnsi="Arial" w:cs="David" w:hint="cs"/>
          <w:sz w:val="24"/>
          <w:szCs w:val="24"/>
          <w:rtl/>
        </w:rPr>
        <w:t xml:space="preserve">רכבי המשרד </w:t>
      </w:r>
      <w:r w:rsidRPr="0028449C">
        <w:rPr>
          <w:rFonts w:ascii="Arial" w:hAnsi="Arial" w:cs="David" w:hint="cs"/>
          <w:sz w:val="24"/>
          <w:szCs w:val="24"/>
          <w:rtl/>
        </w:rPr>
        <w:t xml:space="preserve">יבוצע באמצעות התקן </w:t>
      </w:r>
      <w:r w:rsidR="00B60814">
        <w:rPr>
          <w:rFonts w:ascii="Arial" w:hAnsi="Arial" w:cs="David" w:hint="cs"/>
          <w:sz w:val="24"/>
          <w:szCs w:val="24"/>
          <w:rtl/>
        </w:rPr>
        <w:t xml:space="preserve">תדלוק </w:t>
      </w:r>
      <w:r w:rsidRPr="0028449C">
        <w:rPr>
          <w:rFonts w:ascii="Arial" w:hAnsi="Arial" w:cs="David" w:hint="cs"/>
          <w:sz w:val="24"/>
          <w:szCs w:val="24"/>
          <w:rtl/>
        </w:rPr>
        <w:t xml:space="preserve">אוניברסאלי המותקן ברכב או באמצעות כרטיס </w:t>
      </w:r>
      <w:r w:rsidR="009E4943">
        <w:rPr>
          <w:rFonts w:ascii="Arial" w:hAnsi="Arial" w:cs="David" w:hint="cs"/>
          <w:sz w:val="24"/>
          <w:szCs w:val="24"/>
          <w:rtl/>
        </w:rPr>
        <w:t xml:space="preserve"> תדלוק</w:t>
      </w:r>
      <w:r w:rsidR="00B60814">
        <w:rPr>
          <w:rFonts w:ascii="Arial" w:hAnsi="Arial" w:cs="David" w:hint="cs"/>
          <w:sz w:val="24"/>
          <w:szCs w:val="24"/>
          <w:rtl/>
        </w:rPr>
        <w:t>. יובהר, כי ה</w:t>
      </w:r>
      <w:r w:rsidRPr="0028449C">
        <w:rPr>
          <w:rFonts w:ascii="Arial" w:hAnsi="Arial" w:cs="David" w:hint="cs"/>
          <w:sz w:val="24"/>
          <w:szCs w:val="24"/>
          <w:rtl/>
        </w:rPr>
        <w:t>תקן</w:t>
      </w:r>
      <w:r w:rsidR="00B60814">
        <w:rPr>
          <w:rFonts w:ascii="Arial" w:hAnsi="Arial" w:cs="David" w:hint="cs"/>
          <w:sz w:val="24"/>
          <w:szCs w:val="24"/>
          <w:rtl/>
        </w:rPr>
        <w:t xml:space="preserve"> התדלוק</w:t>
      </w:r>
      <w:r w:rsidRPr="0028449C">
        <w:rPr>
          <w:rFonts w:ascii="Arial" w:hAnsi="Arial" w:cs="David" w:hint="cs"/>
          <w:sz w:val="24"/>
          <w:szCs w:val="24"/>
          <w:rtl/>
        </w:rPr>
        <w:t xml:space="preserve"> האוניברסאלי יותקן ברכבי המשרד על-</w:t>
      </w:r>
      <w:r w:rsidR="00B60814">
        <w:rPr>
          <w:rFonts w:ascii="Arial" w:hAnsi="Arial" w:cs="David" w:hint="cs"/>
          <w:sz w:val="24"/>
          <w:szCs w:val="24"/>
          <w:rtl/>
        </w:rPr>
        <w:t xml:space="preserve">ידי הספק אשר יזכה במכרז להתקנת </w:t>
      </w:r>
      <w:r w:rsidRPr="0028449C">
        <w:rPr>
          <w:rFonts w:ascii="Arial" w:hAnsi="Arial" w:cs="David" w:hint="cs"/>
          <w:sz w:val="24"/>
          <w:szCs w:val="24"/>
          <w:rtl/>
        </w:rPr>
        <w:t xml:space="preserve">התקן </w:t>
      </w:r>
      <w:r w:rsidR="00B60814">
        <w:rPr>
          <w:rFonts w:ascii="Arial" w:hAnsi="Arial" w:cs="David" w:hint="cs"/>
          <w:sz w:val="24"/>
          <w:szCs w:val="24"/>
          <w:rtl/>
        </w:rPr>
        <w:t xml:space="preserve">התדלוק </w:t>
      </w:r>
      <w:r w:rsidRPr="0028449C">
        <w:rPr>
          <w:rFonts w:ascii="Arial" w:hAnsi="Arial" w:cs="David" w:hint="cs"/>
          <w:sz w:val="24"/>
          <w:szCs w:val="24"/>
          <w:rtl/>
        </w:rPr>
        <w:t xml:space="preserve">האוניברסאלי, וכפי שיותקן על ידו. </w:t>
      </w:r>
    </w:p>
    <w:p w:rsidR="00FE49F7" w:rsidRPr="0028449C" w:rsidRDefault="00FE49F7" w:rsidP="00CD2B3B">
      <w:pPr>
        <w:pStyle w:val="ListParagraph"/>
        <w:numPr>
          <w:ilvl w:val="2"/>
          <w:numId w:val="7"/>
        </w:numPr>
        <w:spacing w:line="360" w:lineRule="auto"/>
        <w:ind w:left="1570"/>
        <w:jc w:val="both"/>
        <w:rPr>
          <w:rFonts w:ascii="Arial" w:hAnsi="Arial" w:cs="David"/>
          <w:sz w:val="24"/>
          <w:szCs w:val="24"/>
        </w:rPr>
      </w:pPr>
      <w:r w:rsidRPr="0028449C">
        <w:rPr>
          <w:rFonts w:ascii="Arial" w:hAnsi="Arial" w:cs="David" w:hint="cs"/>
          <w:szCs w:val="24"/>
          <w:rtl/>
        </w:rPr>
        <w:t>החברה המפעילה ת</w:t>
      </w:r>
      <w:r w:rsidRPr="0028449C">
        <w:rPr>
          <w:rFonts w:ascii="Arial" w:hAnsi="Arial" w:cs="David" w:hint="eastAsia"/>
          <w:szCs w:val="24"/>
          <w:rtl/>
        </w:rPr>
        <w:t>קים</w:t>
      </w:r>
      <w:r w:rsidRPr="0028449C">
        <w:rPr>
          <w:rFonts w:ascii="Arial" w:hAnsi="Arial" w:cs="David"/>
          <w:szCs w:val="24"/>
          <w:rtl/>
        </w:rPr>
        <w:t xml:space="preserve"> את המערך הטכנולוגי הנדרש</w:t>
      </w:r>
      <w:r w:rsidRPr="0028449C">
        <w:rPr>
          <w:rFonts w:ascii="Arial" w:hAnsi="Arial" w:cs="David" w:hint="cs"/>
          <w:szCs w:val="24"/>
          <w:rtl/>
        </w:rPr>
        <w:t xml:space="preserve"> </w:t>
      </w:r>
      <w:r w:rsidRPr="0028449C">
        <w:rPr>
          <w:rFonts w:ascii="Arial" w:hAnsi="Arial" w:cs="David"/>
          <w:szCs w:val="24"/>
          <w:rtl/>
        </w:rPr>
        <w:t>לשם תפעול מערכת העברת הנתונים והסליקה</w:t>
      </w:r>
      <w:r w:rsidRPr="0028449C">
        <w:rPr>
          <w:rFonts w:ascii="Arial" w:hAnsi="Arial" w:cs="David" w:hint="cs"/>
          <w:szCs w:val="24"/>
          <w:rtl/>
        </w:rPr>
        <w:t xml:space="preserve"> בין הרשת הצבאית </w:t>
      </w:r>
      <w:r w:rsidRPr="0028449C">
        <w:rPr>
          <w:rFonts w:cs="David" w:hint="cs"/>
          <w:sz w:val="24"/>
          <w:szCs w:val="24"/>
          <w:rtl/>
        </w:rPr>
        <w:t xml:space="preserve">לבין רשת האינטרנט האזרחית הבלתי מסווגת </w:t>
      </w:r>
      <w:r w:rsidR="009E01A1" w:rsidRPr="0028449C">
        <w:rPr>
          <w:rFonts w:ascii="Arial" w:hAnsi="Arial" w:cs="David" w:hint="cs"/>
          <w:szCs w:val="24"/>
          <w:rtl/>
        </w:rPr>
        <w:t xml:space="preserve">(קרי </w:t>
      </w:r>
      <w:r w:rsidR="009E01A1" w:rsidRPr="0028449C">
        <w:rPr>
          <w:rFonts w:ascii="Arial" w:hAnsi="Arial" w:cs="David"/>
          <w:szCs w:val="24"/>
          <w:rtl/>
        </w:rPr>
        <w:t>–</w:t>
      </w:r>
      <w:r w:rsidR="009E01A1" w:rsidRPr="0028449C">
        <w:rPr>
          <w:rFonts w:ascii="Arial" w:hAnsi="Arial" w:cs="David" w:hint="cs"/>
          <w:szCs w:val="24"/>
          <w:rtl/>
        </w:rPr>
        <w:t xml:space="preserve"> "</w:t>
      </w:r>
      <w:r w:rsidR="009E01A1" w:rsidRPr="0028449C">
        <w:rPr>
          <w:rFonts w:ascii="Arial" w:hAnsi="Arial" w:cs="David" w:hint="cs"/>
          <w:b/>
          <w:bCs/>
          <w:szCs w:val="24"/>
          <w:rtl/>
        </w:rPr>
        <w:t>ממשק כספת</w:t>
      </w:r>
      <w:r w:rsidR="009E01A1" w:rsidRPr="0028449C">
        <w:rPr>
          <w:rFonts w:ascii="Arial" w:hAnsi="Arial" w:cs="David" w:hint="cs"/>
          <w:szCs w:val="24"/>
          <w:rtl/>
        </w:rPr>
        <w:t>")</w:t>
      </w:r>
      <w:r w:rsidR="009E01A1">
        <w:rPr>
          <w:rFonts w:cs="David" w:hint="cs"/>
          <w:sz w:val="24"/>
          <w:szCs w:val="24"/>
          <w:rtl/>
        </w:rPr>
        <w:t>.</w:t>
      </w:r>
    </w:p>
    <w:p w:rsidR="00FE49F7" w:rsidRPr="0028449C" w:rsidRDefault="00FE49F7" w:rsidP="00CD2B3B">
      <w:pPr>
        <w:pStyle w:val="ListParagraph"/>
        <w:numPr>
          <w:ilvl w:val="2"/>
          <w:numId w:val="7"/>
        </w:numPr>
        <w:spacing w:line="360" w:lineRule="auto"/>
        <w:ind w:left="1570"/>
        <w:jc w:val="both"/>
        <w:rPr>
          <w:rFonts w:ascii="Arial" w:hAnsi="Arial" w:cs="David"/>
          <w:sz w:val="24"/>
          <w:szCs w:val="24"/>
        </w:rPr>
      </w:pPr>
      <w:r w:rsidRPr="0028449C">
        <w:rPr>
          <w:rFonts w:ascii="Arial" w:hAnsi="Arial" w:cs="David" w:hint="eastAsia"/>
          <w:szCs w:val="24"/>
          <w:rtl/>
        </w:rPr>
        <w:t>באחריות</w:t>
      </w:r>
      <w:r w:rsidRPr="0028449C">
        <w:rPr>
          <w:rFonts w:ascii="Arial" w:hAnsi="Arial" w:cs="David"/>
          <w:sz w:val="24"/>
          <w:szCs w:val="24"/>
          <w:rtl/>
        </w:rPr>
        <w:t xml:space="preserve"> </w:t>
      </w:r>
      <w:r w:rsidRPr="0028449C">
        <w:rPr>
          <w:rFonts w:ascii="Arial" w:hAnsi="Arial" w:cs="David" w:hint="eastAsia"/>
          <w:sz w:val="24"/>
          <w:szCs w:val="24"/>
          <w:rtl/>
        </w:rPr>
        <w:t>החברה</w:t>
      </w:r>
      <w:r w:rsidRPr="0028449C">
        <w:rPr>
          <w:rFonts w:ascii="Arial" w:hAnsi="Arial" w:cs="David"/>
          <w:sz w:val="24"/>
          <w:szCs w:val="24"/>
          <w:rtl/>
        </w:rPr>
        <w:t xml:space="preserve"> </w:t>
      </w:r>
      <w:r w:rsidRPr="0028449C">
        <w:rPr>
          <w:rFonts w:ascii="Arial" w:hAnsi="Arial" w:cs="David" w:hint="eastAsia"/>
          <w:sz w:val="24"/>
          <w:szCs w:val="24"/>
          <w:rtl/>
        </w:rPr>
        <w:t>המפעילה</w:t>
      </w:r>
      <w:r w:rsidRPr="0028449C">
        <w:rPr>
          <w:rFonts w:ascii="Arial" w:hAnsi="Arial" w:cs="David"/>
          <w:sz w:val="24"/>
          <w:szCs w:val="24"/>
          <w:rtl/>
        </w:rPr>
        <w:t xml:space="preserve"> </w:t>
      </w:r>
      <w:r w:rsidRPr="0028449C">
        <w:rPr>
          <w:rFonts w:ascii="Arial" w:hAnsi="Arial" w:cs="David" w:hint="eastAsia"/>
          <w:sz w:val="24"/>
          <w:szCs w:val="24"/>
          <w:rtl/>
        </w:rPr>
        <w:t>להעניק</w:t>
      </w:r>
      <w:r w:rsidRPr="0028449C">
        <w:rPr>
          <w:rFonts w:ascii="Arial" w:hAnsi="Arial" w:cs="David"/>
          <w:sz w:val="24"/>
          <w:szCs w:val="24"/>
          <w:rtl/>
        </w:rPr>
        <w:t xml:space="preserve"> </w:t>
      </w:r>
      <w:r w:rsidRPr="0028449C">
        <w:rPr>
          <w:rFonts w:ascii="Arial" w:hAnsi="Arial" w:cs="David" w:hint="eastAsia"/>
          <w:sz w:val="24"/>
          <w:szCs w:val="24"/>
          <w:rtl/>
        </w:rPr>
        <w:t>תמיכה</w:t>
      </w:r>
      <w:r w:rsidRPr="0028449C">
        <w:rPr>
          <w:rFonts w:ascii="Arial" w:hAnsi="Arial" w:cs="David"/>
          <w:sz w:val="24"/>
          <w:szCs w:val="24"/>
          <w:rtl/>
        </w:rPr>
        <w:t xml:space="preserve"> </w:t>
      </w:r>
      <w:r w:rsidRPr="0028449C">
        <w:rPr>
          <w:rFonts w:ascii="Arial" w:hAnsi="Arial" w:cs="David" w:hint="eastAsia"/>
          <w:sz w:val="24"/>
          <w:szCs w:val="24"/>
          <w:rtl/>
        </w:rPr>
        <w:t>שוטפת</w:t>
      </w:r>
      <w:r w:rsidRPr="0028449C">
        <w:rPr>
          <w:rFonts w:ascii="Arial" w:hAnsi="Arial" w:cs="David"/>
          <w:sz w:val="24"/>
          <w:szCs w:val="24"/>
          <w:rtl/>
        </w:rPr>
        <w:t xml:space="preserve"> בממשק הכספת</w:t>
      </w:r>
      <w:r w:rsidR="00C86F0F">
        <w:rPr>
          <w:rFonts w:ascii="Arial" w:hAnsi="Arial" w:cs="David" w:hint="cs"/>
          <w:sz w:val="24"/>
          <w:szCs w:val="24"/>
          <w:rtl/>
        </w:rPr>
        <w:t>,</w:t>
      </w:r>
      <w:r w:rsidRPr="0028449C">
        <w:rPr>
          <w:rFonts w:ascii="Arial" w:hAnsi="Arial" w:cs="David"/>
          <w:sz w:val="24"/>
          <w:szCs w:val="24"/>
          <w:rtl/>
        </w:rPr>
        <w:t xml:space="preserve"> לרבות תיקונים או </w:t>
      </w:r>
      <w:r w:rsidRPr="0028449C">
        <w:rPr>
          <w:rFonts w:ascii="Arial" w:hAnsi="Arial" w:cs="David" w:hint="eastAsia"/>
          <w:sz w:val="24"/>
          <w:szCs w:val="24"/>
          <w:rtl/>
        </w:rPr>
        <w:t>שינויים</w:t>
      </w:r>
      <w:r w:rsidRPr="0028449C">
        <w:rPr>
          <w:rFonts w:ascii="Arial" w:hAnsi="Arial" w:cs="David"/>
          <w:sz w:val="24"/>
          <w:szCs w:val="24"/>
          <w:rtl/>
        </w:rPr>
        <w:t xml:space="preserve"> בממשק </w:t>
      </w:r>
      <w:r w:rsidRPr="0028449C">
        <w:rPr>
          <w:rFonts w:ascii="Arial" w:hAnsi="Arial" w:cs="David" w:hint="cs"/>
          <w:sz w:val="24"/>
          <w:szCs w:val="24"/>
          <w:rtl/>
        </w:rPr>
        <w:t xml:space="preserve">הכספת </w:t>
      </w:r>
      <w:r w:rsidRPr="0028449C">
        <w:rPr>
          <w:rFonts w:ascii="Arial" w:hAnsi="Arial" w:cs="David" w:hint="eastAsia"/>
          <w:sz w:val="24"/>
          <w:szCs w:val="24"/>
          <w:rtl/>
        </w:rPr>
        <w:t>במידה</w:t>
      </w:r>
      <w:r w:rsidRPr="0028449C">
        <w:rPr>
          <w:rFonts w:ascii="Arial" w:hAnsi="Arial" w:cs="David"/>
          <w:sz w:val="24"/>
          <w:szCs w:val="24"/>
          <w:rtl/>
        </w:rPr>
        <w:t xml:space="preserve"> </w:t>
      </w:r>
      <w:r w:rsidRPr="0028449C">
        <w:rPr>
          <w:rFonts w:ascii="Arial" w:hAnsi="Arial" w:cs="David" w:hint="eastAsia"/>
          <w:sz w:val="24"/>
          <w:szCs w:val="24"/>
          <w:rtl/>
        </w:rPr>
        <w:t>וידרשו</w:t>
      </w:r>
      <w:r w:rsidRPr="0028449C">
        <w:rPr>
          <w:rFonts w:ascii="Arial" w:hAnsi="Arial" w:cs="David"/>
          <w:sz w:val="24"/>
          <w:szCs w:val="24"/>
          <w:rtl/>
        </w:rPr>
        <w:t xml:space="preserve">. </w:t>
      </w:r>
    </w:p>
    <w:p w:rsidR="00FE49F7" w:rsidRDefault="00FE49F7" w:rsidP="00CD2B3B">
      <w:pPr>
        <w:pStyle w:val="ListParagraph"/>
        <w:numPr>
          <w:ilvl w:val="2"/>
          <w:numId w:val="7"/>
        </w:numPr>
        <w:spacing w:line="360" w:lineRule="auto"/>
        <w:ind w:left="1570"/>
        <w:jc w:val="both"/>
        <w:rPr>
          <w:rFonts w:ascii="Arial" w:hAnsi="Arial" w:cs="David"/>
          <w:sz w:val="24"/>
          <w:szCs w:val="24"/>
        </w:rPr>
      </w:pPr>
      <w:r w:rsidRPr="0028449C">
        <w:rPr>
          <w:rFonts w:ascii="Arial" w:hAnsi="Arial" w:cs="David" w:hint="cs"/>
          <w:sz w:val="24"/>
          <w:szCs w:val="24"/>
          <w:rtl/>
        </w:rPr>
        <w:t>החברה המפעילה תגבה את כל המידע והנתונים שבמערכותיה הנוגעים להתקשרות זו כמתואר בנספח</w:t>
      </w:r>
      <w:r w:rsidR="00A01FB7">
        <w:rPr>
          <w:rFonts w:ascii="Arial" w:hAnsi="Arial" w:cs="David" w:hint="cs"/>
          <w:sz w:val="24"/>
          <w:szCs w:val="24"/>
          <w:rtl/>
        </w:rPr>
        <w:t>י</w:t>
      </w:r>
      <w:r w:rsidRPr="0028449C">
        <w:rPr>
          <w:rFonts w:ascii="Arial" w:hAnsi="Arial" w:cs="David" w:hint="cs"/>
          <w:sz w:val="24"/>
          <w:szCs w:val="24"/>
          <w:rtl/>
        </w:rPr>
        <w:t xml:space="preserve"> </w:t>
      </w:r>
      <w:r w:rsidR="004D1C33" w:rsidRPr="0028449C">
        <w:rPr>
          <w:rFonts w:ascii="Arial" w:hAnsi="Arial" w:cs="David" w:hint="cs"/>
          <w:sz w:val="24"/>
          <w:szCs w:val="24"/>
          <w:rtl/>
        </w:rPr>
        <w:t>הביטחון והגנת המידע</w:t>
      </w:r>
      <w:r w:rsidR="00A01FB7">
        <w:rPr>
          <w:rFonts w:ascii="Arial" w:hAnsi="Arial" w:cs="David" w:hint="cs"/>
          <w:sz w:val="24"/>
          <w:szCs w:val="24"/>
          <w:rtl/>
        </w:rPr>
        <w:t xml:space="preserve"> המצורפים למסמכי המכרז.</w:t>
      </w:r>
      <w:r w:rsidR="004D1C33" w:rsidRPr="0028449C">
        <w:rPr>
          <w:rFonts w:ascii="Arial" w:hAnsi="Arial" w:cs="David" w:hint="cs"/>
          <w:sz w:val="24"/>
          <w:szCs w:val="24"/>
          <w:rtl/>
        </w:rPr>
        <w:t xml:space="preserve"> </w:t>
      </w:r>
      <w:r w:rsidRPr="0028449C">
        <w:rPr>
          <w:rFonts w:ascii="Arial" w:hAnsi="Arial" w:cs="David" w:hint="cs"/>
          <w:sz w:val="24"/>
          <w:szCs w:val="24"/>
          <w:rtl/>
        </w:rPr>
        <w:t xml:space="preserve"> </w:t>
      </w:r>
    </w:p>
    <w:p w:rsidR="006C0C1D" w:rsidRPr="0028449C" w:rsidRDefault="00374090" w:rsidP="00CD2B3B">
      <w:pPr>
        <w:pStyle w:val="ListParagraph"/>
        <w:numPr>
          <w:ilvl w:val="1"/>
          <w:numId w:val="1"/>
        </w:numPr>
        <w:tabs>
          <w:tab w:val="clear" w:pos="1137"/>
          <w:tab w:val="left" w:pos="1133"/>
          <w:tab w:val="left" w:pos="1842"/>
          <w:tab w:val="num" w:pos="2550"/>
        </w:tabs>
        <w:spacing w:line="360" w:lineRule="auto"/>
        <w:jc w:val="both"/>
        <w:rPr>
          <w:rFonts w:ascii="Arial" w:hAnsi="Arial" w:cs="David" w:hint="cs"/>
          <w:sz w:val="24"/>
          <w:szCs w:val="24"/>
        </w:rPr>
      </w:pPr>
      <w:r w:rsidRPr="0028449C">
        <w:rPr>
          <w:rFonts w:cs="David" w:hint="cs"/>
          <w:b/>
          <w:bCs/>
          <w:sz w:val="24"/>
          <w:szCs w:val="24"/>
          <w:rtl/>
        </w:rPr>
        <w:t>תהליך הקמת רכב</w:t>
      </w:r>
      <w:r w:rsidR="00464F9B" w:rsidRPr="0028449C">
        <w:rPr>
          <w:rFonts w:cs="David" w:hint="cs"/>
          <w:b/>
          <w:bCs/>
          <w:sz w:val="24"/>
          <w:szCs w:val="24"/>
          <w:rtl/>
        </w:rPr>
        <w:t>:</w:t>
      </w:r>
      <w:r w:rsidRPr="0028449C">
        <w:rPr>
          <w:rFonts w:cs="David" w:hint="cs"/>
          <w:b/>
          <w:bCs/>
          <w:sz w:val="24"/>
          <w:szCs w:val="24"/>
          <w:rtl/>
        </w:rPr>
        <w:t xml:space="preserve"> </w:t>
      </w:r>
    </w:p>
    <w:p w:rsidR="00E16AEF" w:rsidRPr="0010780A" w:rsidRDefault="00FE49F7" w:rsidP="00CD2B3B">
      <w:pPr>
        <w:pStyle w:val="ListParagraph"/>
        <w:numPr>
          <w:ilvl w:val="2"/>
          <w:numId w:val="35"/>
        </w:numPr>
        <w:spacing w:line="360" w:lineRule="auto"/>
        <w:ind w:left="1570"/>
        <w:jc w:val="both"/>
        <w:rPr>
          <w:rFonts w:ascii="Arial" w:hAnsi="Arial" w:cs="David" w:hint="cs"/>
          <w:sz w:val="24"/>
          <w:szCs w:val="24"/>
        </w:rPr>
      </w:pPr>
      <w:r w:rsidRPr="0010780A">
        <w:rPr>
          <w:rFonts w:ascii="Arial" w:hAnsi="Arial" w:cs="David" w:hint="cs"/>
          <w:sz w:val="24"/>
          <w:szCs w:val="24"/>
          <w:rtl/>
        </w:rPr>
        <w:t>המזמין</w:t>
      </w:r>
      <w:r w:rsidR="00E16AEF" w:rsidRPr="0010780A">
        <w:rPr>
          <w:rFonts w:ascii="Arial" w:hAnsi="Arial" w:cs="David" w:hint="cs"/>
          <w:sz w:val="24"/>
          <w:szCs w:val="24"/>
          <w:rtl/>
        </w:rPr>
        <w:t xml:space="preserve"> </w:t>
      </w:r>
      <w:r w:rsidR="00464F9B" w:rsidRPr="0010780A">
        <w:rPr>
          <w:rFonts w:ascii="Arial" w:hAnsi="Arial" w:cs="David" w:hint="cs"/>
          <w:sz w:val="24"/>
          <w:szCs w:val="24"/>
          <w:rtl/>
        </w:rPr>
        <w:t xml:space="preserve">יקים </w:t>
      </w:r>
      <w:r w:rsidR="00E16AEF" w:rsidRPr="0010780A">
        <w:rPr>
          <w:rFonts w:ascii="Arial" w:hAnsi="Arial" w:cs="David" w:hint="cs"/>
          <w:sz w:val="24"/>
          <w:szCs w:val="24"/>
          <w:rtl/>
        </w:rPr>
        <w:t>את הרכב במערכותיו</w:t>
      </w:r>
      <w:r w:rsidR="00464F9B" w:rsidRPr="0010780A">
        <w:rPr>
          <w:rFonts w:ascii="Arial" w:hAnsi="Arial" w:cs="David" w:hint="cs"/>
          <w:sz w:val="24"/>
          <w:szCs w:val="24"/>
          <w:rtl/>
        </w:rPr>
        <w:t xml:space="preserve"> וי</w:t>
      </w:r>
      <w:r w:rsidR="00066D44" w:rsidRPr="0010780A">
        <w:rPr>
          <w:rFonts w:ascii="Arial" w:hAnsi="Arial" w:cs="David" w:hint="cs"/>
          <w:sz w:val="24"/>
          <w:szCs w:val="24"/>
          <w:rtl/>
        </w:rPr>
        <w:t>נחה את ה</w:t>
      </w:r>
      <w:r w:rsidR="00464F9B" w:rsidRPr="0010780A">
        <w:rPr>
          <w:rFonts w:ascii="Arial" w:hAnsi="Arial" w:cs="David" w:hint="cs"/>
          <w:sz w:val="24"/>
          <w:szCs w:val="24"/>
          <w:rtl/>
        </w:rPr>
        <w:t>חברה המפעילה</w:t>
      </w:r>
      <w:r w:rsidR="001F4EEF" w:rsidRPr="0010780A">
        <w:rPr>
          <w:rFonts w:ascii="Arial" w:hAnsi="Arial" w:cs="David" w:hint="cs"/>
          <w:sz w:val="24"/>
          <w:szCs w:val="24"/>
          <w:rtl/>
        </w:rPr>
        <w:t xml:space="preserve"> להק</w:t>
      </w:r>
      <w:r w:rsidR="00066D44" w:rsidRPr="0010780A">
        <w:rPr>
          <w:rFonts w:ascii="Arial" w:hAnsi="Arial" w:cs="David" w:hint="cs"/>
          <w:sz w:val="24"/>
          <w:szCs w:val="24"/>
          <w:rtl/>
        </w:rPr>
        <w:t>ים את</w:t>
      </w:r>
      <w:r w:rsidR="001F4EEF" w:rsidRPr="0010780A">
        <w:rPr>
          <w:rFonts w:ascii="Arial" w:hAnsi="Arial" w:cs="David" w:hint="cs"/>
          <w:sz w:val="24"/>
          <w:szCs w:val="24"/>
          <w:rtl/>
        </w:rPr>
        <w:t xml:space="preserve"> הרכב במערכותי</w:t>
      </w:r>
      <w:r w:rsidR="00F000B4" w:rsidRPr="0010780A">
        <w:rPr>
          <w:rFonts w:ascii="Arial" w:hAnsi="Arial" w:cs="David" w:hint="cs"/>
          <w:sz w:val="24"/>
          <w:szCs w:val="24"/>
          <w:rtl/>
        </w:rPr>
        <w:t>ה.</w:t>
      </w:r>
    </w:p>
    <w:p w:rsidR="00464F9B" w:rsidRPr="0010780A" w:rsidRDefault="00464F9B" w:rsidP="00CD2B3B">
      <w:pPr>
        <w:pStyle w:val="ListParagraph"/>
        <w:numPr>
          <w:ilvl w:val="2"/>
          <w:numId w:val="35"/>
        </w:numPr>
        <w:spacing w:line="360" w:lineRule="auto"/>
        <w:ind w:left="1570"/>
        <w:jc w:val="both"/>
        <w:rPr>
          <w:rFonts w:ascii="Arial" w:hAnsi="Arial" w:cs="David" w:hint="cs"/>
          <w:sz w:val="24"/>
          <w:szCs w:val="24"/>
        </w:rPr>
      </w:pPr>
      <w:r w:rsidRPr="0010780A">
        <w:rPr>
          <w:rFonts w:ascii="Arial" w:hAnsi="Arial" w:cs="David" w:hint="cs"/>
          <w:sz w:val="24"/>
          <w:szCs w:val="24"/>
          <w:rtl/>
        </w:rPr>
        <w:t>החברה המפעילה תנהל רישום ותיעוד</w:t>
      </w:r>
      <w:r w:rsidR="009E01A1" w:rsidRPr="0010780A">
        <w:rPr>
          <w:rFonts w:ascii="Arial" w:hAnsi="Arial" w:cs="David" w:hint="cs"/>
          <w:sz w:val="24"/>
          <w:szCs w:val="24"/>
          <w:rtl/>
        </w:rPr>
        <w:t xml:space="preserve"> של התהליך </w:t>
      </w:r>
      <w:r w:rsidRPr="0010780A">
        <w:rPr>
          <w:rFonts w:ascii="Arial" w:hAnsi="Arial" w:cs="David" w:hint="cs"/>
          <w:sz w:val="24"/>
          <w:szCs w:val="24"/>
          <w:rtl/>
        </w:rPr>
        <w:t xml:space="preserve">החל ממועד קבלת </w:t>
      </w:r>
      <w:r w:rsidR="00F42472" w:rsidRPr="0010780A">
        <w:rPr>
          <w:rFonts w:ascii="Arial" w:hAnsi="Arial" w:cs="David" w:hint="cs"/>
          <w:sz w:val="24"/>
          <w:szCs w:val="24"/>
          <w:rtl/>
        </w:rPr>
        <w:t>פניי</w:t>
      </w:r>
      <w:r w:rsidR="00C50C4B" w:rsidRPr="0010780A">
        <w:rPr>
          <w:rFonts w:ascii="Arial" w:hAnsi="Arial" w:cs="David" w:hint="cs"/>
          <w:sz w:val="24"/>
          <w:szCs w:val="24"/>
          <w:rtl/>
        </w:rPr>
        <w:t>ת המזמין</w:t>
      </w:r>
      <w:r w:rsidR="00F42472" w:rsidRPr="0010780A">
        <w:rPr>
          <w:rFonts w:ascii="Arial" w:hAnsi="Arial" w:cs="David" w:hint="cs"/>
          <w:sz w:val="24"/>
          <w:szCs w:val="24"/>
          <w:rtl/>
        </w:rPr>
        <w:t>.</w:t>
      </w:r>
      <w:r w:rsidRPr="0010780A">
        <w:rPr>
          <w:rFonts w:ascii="Arial" w:hAnsi="Arial" w:cs="David" w:hint="cs"/>
          <w:sz w:val="24"/>
          <w:szCs w:val="24"/>
          <w:rtl/>
        </w:rPr>
        <w:t xml:space="preserve"> </w:t>
      </w:r>
    </w:p>
    <w:p w:rsidR="00464F9B" w:rsidRPr="0010780A" w:rsidRDefault="00FE49F7" w:rsidP="00CD2B3B">
      <w:pPr>
        <w:pStyle w:val="ListParagraph"/>
        <w:numPr>
          <w:ilvl w:val="2"/>
          <w:numId w:val="35"/>
        </w:numPr>
        <w:spacing w:line="360" w:lineRule="auto"/>
        <w:ind w:left="1570"/>
        <w:jc w:val="both"/>
        <w:rPr>
          <w:rFonts w:ascii="Arial" w:hAnsi="Arial" w:cs="David"/>
          <w:sz w:val="24"/>
          <w:szCs w:val="24"/>
        </w:rPr>
      </w:pPr>
      <w:r w:rsidRPr="0010780A">
        <w:rPr>
          <w:rFonts w:ascii="Arial" w:hAnsi="Arial" w:cs="David" w:hint="cs"/>
          <w:sz w:val="24"/>
          <w:szCs w:val="24"/>
          <w:rtl/>
        </w:rPr>
        <w:t xml:space="preserve">החברה המפעילה תקים את הרכב </w:t>
      </w:r>
      <w:r w:rsidR="00BF64DF" w:rsidRPr="0010780A">
        <w:rPr>
          <w:rFonts w:ascii="Arial" w:hAnsi="Arial" w:cs="David" w:hint="cs"/>
          <w:sz w:val="24"/>
          <w:szCs w:val="24"/>
          <w:rtl/>
        </w:rPr>
        <w:t>במערכותיה</w:t>
      </w:r>
      <w:r w:rsidR="007C430E" w:rsidRPr="0010780A">
        <w:rPr>
          <w:rFonts w:ascii="Arial" w:hAnsi="Arial" w:cs="David" w:hint="cs"/>
          <w:sz w:val="24"/>
          <w:szCs w:val="24"/>
          <w:rtl/>
        </w:rPr>
        <w:t xml:space="preserve"> ו</w:t>
      </w:r>
      <w:r w:rsidR="00323F22" w:rsidRPr="0010780A">
        <w:rPr>
          <w:rFonts w:ascii="Arial" w:hAnsi="Arial" w:cs="David" w:hint="cs"/>
          <w:sz w:val="24"/>
          <w:szCs w:val="24"/>
          <w:rtl/>
        </w:rPr>
        <w:t xml:space="preserve">תפעל להקמת הרכב </w:t>
      </w:r>
      <w:r w:rsidR="007C430E" w:rsidRPr="0010780A">
        <w:rPr>
          <w:rFonts w:ascii="Arial" w:hAnsi="Arial" w:cs="David" w:hint="cs"/>
          <w:sz w:val="24"/>
          <w:szCs w:val="24"/>
          <w:rtl/>
        </w:rPr>
        <w:t>ב</w:t>
      </w:r>
      <w:r w:rsidR="00BF6AEB" w:rsidRPr="0010780A">
        <w:rPr>
          <w:rFonts w:ascii="Arial" w:hAnsi="Arial" w:cs="David" w:hint="cs"/>
          <w:sz w:val="24"/>
          <w:szCs w:val="24"/>
          <w:rtl/>
        </w:rPr>
        <w:t xml:space="preserve">מערכותיהן של </w:t>
      </w:r>
      <w:r w:rsidR="00323F22" w:rsidRPr="0010780A">
        <w:rPr>
          <w:rFonts w:ascii="Arial" w:hAnsi="Arial" w:cs="David" w:hint="cs"/>
          <w:sz w:val="24"/>
          <w:szCs w:val="24"/>
          <w:rtl/>
        </w:rPr>
        <w:t>חברות הדלק וחברת התקני התדלוק.</w:t>
      </w:r>
    </w:p>
    <w:p w:rsidR="00323F22" w:rsidRPr="0010780A" w:rsidRDefault="00323F22" w:rsidP="00CD2B3B">
      <w:pPr>
        <w:pStyle w:val="ListParagraph"/>
        <w:numPr>
          <w:ilvl w:val="2"/>
          <w:numId w:val="35"/>
        </w:numPr>
        <w:spacing w:line="360" w:lineRule="auto"/>
        <w:ind w:left="1570"/>
        <w:jc w:val="both"/>
        <w:rPr>
          <w:rFonts w:ascii="Arial" w:hAnsi="Arial" w:cs="David"/>
          <w:sz w:val="24"/>
          <w:szCs w:val="24"/>
        </w:rPr>
      </w:pPr>
      <w:r w:rsidRPr="0010780A">
        <w:rPr>
          <w:rFonts w:ascii="Arial" w:hAnsi="Arial" w:cs="David" w:hint="cs"/>
          <w:sz w:val="24"/>
          <w:szCs w:val="24"/>
          <w:rtl/>
        </w:rPr>
        <w:t>המזמין יציין בפנייתו האם נדרש להזמין התקן תדלוק</w:t>
      </w:r>
      <w:r w:rsidR="00C955B4">
        <w:rPr>
          <w:rFonts w:ascii="Arial" w:hAnsi="Arial" w:cs="David" w:hint="cs"/>
          <w:sz w:val="24"/>
          <w:szCs w:val="24"/>
          <w:rtl/>
        </w:rPr>
        <w:t xml:space="preserve"> אוניברסאלי</w:t>
      </w:r>
      <w:r w:rsidRPr="0010780A">
        <w:rPr>
          <w:rFonts w:ascii="Arial" w:hAnsi="Arial" w:cs="David" w:hint="cs"/>
          <w:sz w:val="24"/>
          <w:szCs w:val="24"/>
          <w:rtl/>
        </w:rPr>
        <w:t xml:space="preserve"> או כרטיס תדלוק עבור הרכב המוקם.</w:t>
      </w:r>
    </w:p>
    <w:p w:rsidR="00323F22" w:rsidRPr="0010780A" w:rsidRDefault="00323F22" w:rsidP="00CD2B3B">
      <w:pPr>
        <w:pStyle w:val="ListParagraph"/>
        <w:numPr>
          <w:ilvl w:val="2"/>
          <w:numId w:val="35"/>
        </w:numPr>
        <w:spacing w:line="360" w:lineRule="auto"/>
        <w:ind w:left="1570"/>
        <w:jc w:val="both"/>
        <w:rPr>
          <w:rFonts w:ascii="Arial" w:hAnsi="Arial" w:cs="David"/>
          <w:sz w:val="24"/>
          <w:szCs w:val="24"/>
        </w:rPr>
      </w:pPr>
      <w:r w:rsidRPr="0010780A">
        <w:rPr>
          <w:rFonts w:ascii="Arial" w:hAnsi="Arial" w:cs="David" w:hint="cs"/>
          <w:sz w:val="24"/>
          <w:szCs w:val="24"/>
          <w:rtl/>
        </w:rPr>
        <w:t xml:space="preserve">כחלק מתהליך הקמת הרכב בחברה המפעילה, תיצור החברה המפעילה </w:t>
      </w:r>
      <w:r w:rsidR="00352B4C" w:rsidRPr="0010780A">
        <w:rPr>
          <w:rFonts w:ascii="Arial" w:hAnsi="Arial" w:cs="David" w:hint="cs"/>
          <w:sz w:val="24"/>
          <w:szCs w:val="24"/>
          <w:rtl/>
        </w:rPr>
        <w:t xml:space="preserve">מנגנון </w:t>
      </w:r>
      <w:r w:rsidR="00D00A74">
        <w:rPr>
          <w:rFonts w:ascii="Arial" w:hAnsi="Arial" w:cs="David" w:hint="cs"/>
          <w:sz w:val="24"/>
          <w:szCs w:val="24"/>
          <w:rtl/>
        </w:rPr>
        <w:t>אבטחה</w:t>
      </w:r>
      <w:r w:rsidR="00352B4C" w:rsidRPr="0010780A">
        <w:rPr>
          <w:rFonts w:ascii="Arial" w:hAnsi="Arial" w:cs="David" w:hint="cs"/>
          <w:sz w:val="24"/>
          <w:szCs w:val="24"/>
          <w:rtl/>
        </w:rPr>
        <w:t xml:space="preserve"> נוסף</w:t>
      </w:r>
      <w:r w:rsidRPr="0010780A">
        <w:rPr>
          <w:rFonts w:ascii="Arial" w:hAnsi="Arial" w:cs="David" w:hint="cs"/>
          <w:sz w:val="24"/>
          <w:szCs w:val="24"/>
          <w:rtl/>
        </w:rPr>
        <w:t xml:space="preserve"> </w:t>
      </w:r>
      <w:r w:rsidR="00C86F0F" w:rsidRPr="0010780A">
        <w:rPr>
          <w:rFonts w:ascii="Arial" w:hAnsi="Arial" w:cs="David" w:hint="cs"/>
          <w:sz w:val="24"/>
          <w:szCs w:val="24"/>
          <w:rtl/>
        </w:rPr>
        <w:t xml:space="preserve">לרכב המוקם, </w:t>
      </w:r>
      <w:r w:rsidRPr="0010780A">
        <w:rPr>
          <w:rFonts w:ascii="Arial" w:hAnsi="Arial" w:cs="David" w:hint="cs"/>
          <w:sz w:val="24"/>
          <w:szCs w:val="24"/>
          <w:rtl/>
        </w:rPr>
        <w:t>כמפורט בסעיף 3.</w:t>
      </w:r>
      <w:r w:rsidR="00513CF8" w:rsidRPr="0010780A">
        <w:rPr>
          <w:rFonts w:ascii="Arial" w:hAnsi="Arial" w:cs="David" w:hint="cs"/>
          <w:sz w:val="24"/>
          <w:szCs w:val="24"/>
          <w:rtl/>
        </w:rPr>
        <w:t>4</w:t>
      </w:r>
      <w:r w:rsidRPr="0010780A">
        <w:rPr>
          <w:rFonts w:ascii="Arial" w:hAnsi="Arial" w:cs="David" w:hint="cs"/>
          <w:sz w:val="24"/>
          <w:szCs w:val="24"/>
          <w:rtl/>
        </w:rPr>
        <w:t xml:space="preserve"> להלן.</w:t>
      </w:r>
    </w:p>
    <w:p w:rsidR="009C49DC" w:rsidRPr="0028449C" w:rsidRDefault="009C49DC" w:rsidP="00CD2B3B">
      <w:pPr>
        <w:pStyle w:val="ListParagraph"/>
        <w:numPr>
          <w:ilvl w:val="1"/>
          <w:numId w:val="1"/>
        </w:numPr>
        <w:tabs>
          <w:tab w:val="clear" w:pos="1137"/>
          <w:tab w:val="left" w:pos="1133"/>
          <w:tab w:val="left" w:pos="1842"/>
          <w:tab w:val="num" w:pos="2550"/>
        </w:tabs>
        <w:spacing w:line="360" w:lineRule="auto"/>
        <w:jc w:val="both"/>
        <w:rPr>
          <w:rFonts w:cs="David" w:hint="cs"/>
          <w:b/>
          <w:bCs/>
          <w:sz w:val="24"/>
          <w:szCs w:val="24"/>
        </w:rPr>
      </w:pPr>
      <w:r w:rsidRPr="0028449C">
        <w:rPr>
          <w:rFonts w:cs="David" w:hint="cs"/>
          <w:b/>
          <w:bCs/>
          <w:sz w:val="24"/>
          <w:szCs w:val="24"/>
          <w:rtl/>
        </w:rPr>
        <w:t xml:space="preserve">תהליך הזמנת התקן תדלוק אוניברסאלי: </w:t>
      </w:r>
    </w:p>
    <w:p w:rsidR="007C430E" w:rsidRPr="0010780A" w:rsidRDefault="00C86F0F" w:rsidP="00CD2B3B">
      <w:pPr>
        <w:pStyle w:val="ListParagraph"/>
        <w:numPr>
          <w:ilvl w:val="2"/>
          <w:numId w:val="36"/>
        </w:numPr>
        <w:spacing w:line="360" w:lineRule="auto"/>
        <w:ind w:left="1570"/>
        <w:jc w:val="both"/>
        <w:rPr>
          <w:rFonts w:ascii="Arial" w:hAnsi="Arial" w:cs="David" w:hint="cs"/>
          <w:sz w:val="24"/>
          <w:szCs w:val="24"/>
        </w:rPr>
      </w:pPr>
      <w:r w:rsidRPr="0010780A">
        <w:rPr>
          <w:rFonts w:ascii="Arial" w:hAnsi="Arial" w:cs="David" w:hint="cs"/>
          <w:sz w:val="24"/>
          <w:szCs w:val="24"/>
          <w:rtl/>
        </w:rPr>
        <w:t>בהתאם לדרישת המזמין להתקנת התקן תדלוק</w:t>
      </w:r>
      <w:r w:rsidR="00C955B4">
        <w:rPr>
          <w:rFonts w:ascii="Arial" w:hAnsi="Arial" w:cs="David" w:hint="cs"/>
          <w:sz w:val="24"/>
          <w:szCs w:val="24"/>
          <w:rtl/>
        </w:rPr>
        <w:t xml:space="preserve"> אוניברסאלי</w:t>
      </w:r>
      <w:r w:rsidRPr="0010780A">
        <w:rPr>
          <w:rFonts w:ascii="Arial" w:hAnsi="Arial" w:cs="David" w:hint="cs"/>
          <w:sz w:val="24"/>
          <w:szCs w:val="24"/>
          <w:rtl/>
        </w:rPr>
        <w:t xml:space="preserve">, </w:t>
      </w:r>
      <w:r w:rsidR="00BF6AEB" w:rsidRPr="0010780A">
        <w:rPr>
          <w:rFonts w:ascii="Arial" w:hAnsi="Arial" w:cs="David" w:hint="cs"/>
          <w:sz w:val="24"/>
          <w:szCs w:val="24"/>
          <w:rtl/>
        </w:rPr>
        <w:t xml:space="preserve">תעביר </w:t>
      </w:r>
      <w:r w:rsidR="00464F9B" w:rsidRPr="0010780A">
        <w:rPr>
          <w:rFonts w:ascii="Arial" w:hAnsi="Arial" w:cs="David" w:hint="cs"/>
          <w:sz w:val="24"/>
          <w:szCs w:val="24"/>
          <w:rtl/>
        </w:rPr>
        <w:t>החברה המפעילה לחברת התק</w:t>
      </w:r>
      <w:r w:rsidR="009C49DC" w:rsidRPr="0010780A">
        <w:rPr>
          <w:rFonts w:ascii="Arial" w:hAnsi="Arial" w:cs="David" w:hint="cs"/>
          <w:sz w:val="24"/>
          <w:szCs w:val="24"/>
          <w:rtl/>
        </w:rPr>
        <w:t>ני התדלוק טופס הזמנת שירות</w:t>
      </w:r>
      <w:r w:rsidR="007C430E" w:rsidRPr="0010780A">
        <w:rPr>
          <w:rFonts w:ascii="Arial" w:hAnsi="Arial" w:cs="David" w:hint="cs"/>
          <w:sz w:val="24"/>
          <w:szCs w:val="24"/>
          <w:rtl/>
        </w:rPr>
        <w:t xml:space="preserve">. </w:t>
      </w:r>
    </w:p>
    <w:p w:rsidR="0043688D" w:rsidRPr="0010780A" w:rsidRDefault="0043688D" w:rsidP="00CD2B3B">
      <w:pPr>
        <w:pStyle w:val="ListParagraph"/>
        <w:numPr>
          <w:ilvl w:val="2"/>
          <w:numId w:val="36"/>
        </w:numPr>
        <w:spacing w:line="360" w:lineRule="auto"/>
        <w:ind w:left="1570"/>
        <w:jc w:val="both"/>
        <w:rPr>
          <w:rFonts w:ascii="Arial" w:hAnsi="Arial" w:cs="David"/>
          <w:sz w:val="24"/>
          <w:szCs w:val="24"/>
        </w:rPr>
      </w:pPr>
      <w:r w:rsidRPr="0010780A">
        <w:rPr>
          <w:rFonts w:ascii="Arial" w:hAnsi="Arial" w:cs="David" w:hint="cs"/>
          <w:sz w:val="24"/>
          <w:szCs w:val="24"/>
          <w:rtl/>
        </w:rPr>
        <w:t>תוך יום עבודה אחד מרגע העברת טופס הזמנת השירות</w:t>
      </w:r>
      <w:r w:rsidR="00C86F0F" w:rsidRPr="0010780A">
        <w:rPr>
          <w:rFonts w:ascii="Arial" w:hAnsi="Arial" w:cs="David" w:hint="cs"/>
          <w:sz w:val="24"/>
          <w:szCs w:val="24"/>
          <w:rtl/>
        </w:rPr>
        <w:t>,</w:t>
      </w:r>
      <w:r w:rsidRPr="0010780A">
        <w:rPr>
          <w:rFonts w:ascii="Arial" w:hAnsi="Arial" w:cs="David" w:hint="cs"/>
          <w:sz w:val="24"/>
          <w:szCs w:val="24"/>
          <w:rtl/>
        </w:rPr>
        <w:t xml:space="preserve"> ספק התקני התדלוק יחזיר לחברה המפעילה את טופס הזמנת השירות אשר יכלול את מספר קוד הצריבה להתקנה ואת המספר הסידורי של התקן התדלוק האוניברסאלי.  </w:t>
      </w:r>
    </w:p>
    <w:p w:rsidR="009C49DC" w:rsidRPr="0010780A" w:rsidRDefault="009C49DC" w:rsidP="00CD2B3B">
      <w:pPr>
        <w:pStyle w:val="ListParagraph"/>
        <w:numPr>
          <w:ilvl w:val="2"/>
          <w:numId w:val="36"/>
        </w:numPr>
        <w:spacing w:line="360" w:lineRule="auto"/>
        <w:ind w:left="1570"/>
        <w:jc w:val="both"/>
        <w:rPr>
          <w:rFonts w:ascii="Arial" w:hAnsi="Arial" w:cs="David"/>
          <w:sz w:val="24"/>
          <w:szCs w:val="24"/>
        </w:rPr>
      </w:pPr>
      <w:r w:rsidRPr="0010780A">
        <w:rPr>
          <w:rFonts w:ascii="Arial" w:hAnsi="Arial" w:cs="David" w:hint="cs"/>
          <w:sz w:val="24"/>
          <w:szCs w:val="24"/>
          <w:rtl/>
        </w:rPr>
        <w:t xml:space="preserve">במקביל, נציג המזמין יוודא תיאום מועד ההתקנה מול חברת התקני התדלוק. </w:t>
      </w:r>
    </w:p>
    <w:p w:rsidR="00323F22" w:rsidRPr="0010780A" w:rsidRDefault="00323F22" w:rsidP="00CD2B3B">
      <w:pPr>
        <w:pStyle w:val="ListParagraph"/>
        <w:numPr>
          <w:ilvl w:val="2"/>
          <w:numId w:val="36"/>
        </w:numPr>
        <w:spacing w:line="360" w:lineRule="auto"/>
        <w:ind w:left="1570"/>
        <w:jc w:val="both"/>
        <w:rPr>
          <w:rFonts w:ascii="Arial" w:hAnsi="Arial" w:cs="David"/>
          <w:sz w:val="24"/>
          <w:szCs w:val="24"/>
        </w:rPr>
      </w:pPr>
      <w:r w:rsidRPr="0010780A">
        <w:rPr>
          <w:rFonts w:ascii="Arial" w:hAnsi="Arial" w:cs="David" w:hint="cs"/>
          <w:sz w:val="24"/>
          <w:szCs w:val="24"/>
          <w:rtl/>
        </w:rPr>
        <w:t xml:space="preserve">לאחר ביצוע ההתקנה, יחזיר ספק התקני התדלוק לחברה המפעילה את טופס הזמנת השירות </w:t>
      </w:r>
      <w:r w:rsidR="007C430E" w:rsidRPr="0010780A">
        <w:rPr>
          <w:rFonts w:ascii="Arial" w:hAnsi="Arial" w:cs="David" w:hint="cs"/>
          <w:sz w:val="24"/>
          <w:szCs w:val="24"/>
          <w:rtl/>
        </w:rPr>
        <w:t>ה</w:t>
      </w:r>
      <w:r w:rsidRPr="0010780A">
        <w:rPr>
          <w:rFonts w:ascii="Arial" w:hAnsi="Arial" w:cs="David" w:hint="cs"/>
          <w:sz w:val="24"/>
          <w:szCs w:val="24"/>
          <w:rtl/>
        </w:rPr>
        <w:t xml:space="preserve">מאשר את ביצוע ההתקנה בפועל. </w:t>
      </w:r>
    </w:p>
    <w:p w:rsidR="00323F22" w:rsidRPr="0010780A" w:rsidRDefault="00323F22" w:rsidP="00CD2B3B">
      <w:pPr>
        <w:pStyle w:val="ListParagraph"/>
        <w:numPr>
          <w:ilvl w:val="2"/>
          <w:numId w:val="36"/>
        </w:numPr>
        <w:spacing w:line="360" w:lineRule="auto"/>
        <w:ind w:left="1570"/>
        <w:jc w:val="both"/>
        <w:rPr>
          <w:rFonts w:ascii="Arial" w:hAnsi="Arial" w:cs="David" w:hint="cs"/>
          <w:sz w:val="24"/>
          <w:szCs w:val="24"/>
        </w:rPr>
      </w:pPr>
      <w:r w:rsidRPr="0010780A">
        <w:rPr>
          <w:rFonts w:ascii="Arial" w:hAnsi="Arial" w:cs="David" w:hint="cs"/>
          <w:sz w:val="24"/>
          <w:szCs w:val="24"/>
          <w:rtl/>
        </w:rPr>
        <w:t xml:space="preserve">לאחר ביצוע </w:t>
      </w:r>
      <w:r w:rsidR="007C430E" w:rsidRPr="0010780A">
        <w:rPr>
          <w:rFonts w:ascii="Arial" w:hAnsi="Arial" w:cs="David" w:hint="cs"/>
          <w:sz w:val="24"/>
          <w:szCs w:val="24"/>
          <w:rtl/>
        </w:rPr>
        <w:t>ה</w:t>
      </w:r>
      <w:r w:rsidRPr="0010780A">
        <w:rPr>
          <w:rFonts w:ascii="Arial" w:hAnsi="Arial" w:cs="David" w:hint="cs"/>
          <w:sz w:val="24"/>
          <w:szCs w:val="24"/>
          <w:rtl/>
        </w:rPr>
        <w:t>פעולות</w:t>
      </w:r>
      <w:r w:rsidR="001370FE">
        <w:rPr>
          <w:rFonts w:ascii="Arial" w:hAnsi="Arial" w:cs="David" w:hint="cs"/>
          <w:sz w:val="24"/>
          <w:szCs w:val="24"/>
          <w:rtl/>
        </w:rPr>
        <w:t xml:space="preserve"> לעיל</w:t>
      </w:r>
      <w:r w:rsidRPr="0010780A">
        <w:rPr>
          <w:rFonts w:ascii="Arial" w:hAnsi="Arial" w:cs="David" w:hint="cs"/>
          <w:sz w:val="24"/>
          <w:szCs w:val="24"/>
          <w:rtl/>
        </w:rPr>
        <w:t xml:space="preserve"> תאפשר החברה המפעילה את תדלוק כלי הרכב בתחנות הדלק עמן יתקשר המשרד.  </w:t>
      </w:r>
    </w:p>
    <w:p w:rsidR="0043688D" w:rsidRPr="0010780A" w:rsidRDefault="007C430E" w:rsidP="00CD2B3B">
      <w:pPr>
        <w:pStyle w:val="ListParagraph"/>
        <w:numPr>
          <w:ilvl w:val="2"/>
          <w:numId w:val="36"/>
        </w:numPr>
        <w:spacing w:line="360" w:lineRule="auto"/>
        <w:ind w:left="1570"/>
        <w:jc w:val="both"/>
        <w:rPr>
          <w:rFonts w:ascii="Arial" w:hAnsi="Arial" w:cs="David"/>
          <w:sz w:val="24"/>
          <w:szCs w:val="24"/>
        </w:rPr>
      </w:pPr>
      <w:r w:rsidRPr="0010780A">
        <w:rPr>
          <w:rFonts w:ascii="Arial" w:hAnsi="Arial" w:cs="David" w:hint="cs"/>
          <w:sz w:val="24"/>
          <w:szCs w:val="24"/>
          <w:rtl/>
        </w:rPr>
        <w:t xml:space="preserve">יובהר כי </w:t>
      </w:r>
      <w:r w:rsidR="0043688D" w:rsidRPr="0010780A">
        <w:rPr>
          <w:rFonts w:ascii="Arial" w:hAnsi="Arial" w:cs="David" w:hint="cs"/>
          <w:sz w:val="24"/>
          <w:szCs w:val="24"/>
          <w:rtl/>
        </w:rPr>
        <w:t xml:space="preserve">למזמין </w:t>
      </w:r>
      <w:r w:rsidRPr="0010780A">
        <w:rPr>
          <w:rFonts w:ascii="Arial" w:hAnsi="Arial" w:cs="David" w:hint="cs"/>
          <w:sz w:val="24"/>
          <w:szCs w:val="24"/>
          <w:rtl/>
        </w:rPr>
        <w:t xml:space="preserve">שמורה </w:t>
      </w:r>
      <w:r w:rsidR="0043688D" w:rsidRPr="0010780A">
        <w:rPr>
          <w:rFonts w:ascii="Arial" w:hAnsi="Arial" w:cs="David" w:hint="cs"/>
          <w:sz w:val="24"/>
          <w:szCs w:val="24"/>
          <w:rtl/>
        </w:rPr>
        <w:t xml:space="preserve">הזכות לשנות את אופן ותצורת </w:t>
      </w:r>
      <w:r w:rsidR="00BF6AEB" w:rsidRPr="0010780A">
        <w:rPr>
          <w:rFonts w:ascii="Arial" w:hAnsi="Arial" w:cs="David" w:hint="cs"/>
          <w:sz w:val="24"/>
          <w:szCs w:val="24"/>
          <w:rtl/>
        </w:rPr>
        <w:t xml:space="preserve">פקודת עבודה - טופס הזמנת שירות </w:t>
      </w:r>
      <w:r w:rsidR="0043688D" w:rsidRPr="0010780A">
        <w:rPr>
          <w:rFonts w:ascii="Arial" w:hAnsi="Arial" w:cs="David" w:hint="cs"/>
          <w:sz w:val="24"/>
          <w:szCs w:val="24"/>
          <w:rtl/>
        </w:rPr>
        <w:t>שיועברו.</w:t>
      </w:r>
    </w:p>
    <w:p w:rsidR="00323F22" w:rsidRPr="0028449C" w:rsidRDefault="00563015" w:rsidP="00CD2B3B">
      <w:pPr>
        <w:pStyle w:val="ListParagraph"/>
        <w:numPr>
          <w:ilvl w:val="1"/>
          <w:numId w:val="1"/>
        </w:numPr>
        <w:tabs>
          <w:tab w:val="clear" w:pos="1137"/>
          <w:tab w:val="left" w:pos="1133"/>
          <w:tab w:val="left" w:pos="1842"/>
          <w:tab w:val="num" w:pos="2550"/>
        </w:tabs>
        <w:spacing w:line="360" w:lineRule="auto"/>
        <w:jc w:val="both"/>
        <w:rPr>
          <w:rFonts w:cs="David"/>
          <w:b/>
          <w:bCs/>
          <w:sz w:val="24"/>
          <w:szCs w:val="24"/>
        </w:rPr>
      </w:pPr>
      <w:r>
        <w:rPr>
          <w:rFonts w:cs="David" w:hint="cs"/>
          <w:b/>
          <w:bCs/>
          <w:sz w:val="24"/>
          <w:szCs w:val="24"/>
          <w:rtl/>
        </w:rPr>
        <w:t xml:space="preserve">יישום </w:t>
      </w:r>
      <w:r w:rsidR="00323F22" w:rsidRPr="0028449C">
        <w:rPr>
          <w:rFonts w:cs="David" w:hint="cs"/>
          <w:b/>
          <w:bCs/>
          <w:sz w:val="24"/>
          <w:szCs w:val="24"/>
          <w:rtl/>
        </w:rPr>
        <w:t xml:space="preserve">מנגנון </w:t>
      </w:r>
      <w:r w:rsidR="00D00A74">
        <w:rPr>
          <w:rFonts w:cs="David" w:hint="cs"/>
          <w:b/>
          <w:bCs/>
          <w:sz w:val="24"/>
          <w:szCs w:val="24"/>
          <w:rtl/>
        </w:rPr>
        <w:t>אבטחה</w:t>
      </w:r>
      <w:r w:rsidR="00323F22" w:rsidRPr="0028449C">
        <w:rPr>
          <w:rFonts w:cs="David" w:hint="cs"/>
          <w:b/>
          <w:bCs/>
          <w:sz w:val="24"/>
          <w:szCs w:val="24"/>
          <w:rtl/>
        </w:rPr>
        <w:t xml:space="preserve"> נוסף על ההתקן האוניברסאלי</w:t>
      </w:r>
      <w:r w:rsidR="00787125">
        <w:rPr>
          <w:rFonts w:cs="David" w:hint="cs"/>
          <w:b/>
          <w:bCs/>
          <w:sz w:val="24"/>
          <w:szCs w:val="24"/>
          <w:rtl/>
        </w:rPr>
        <w:t xml:space="preserve"> ברכבי צה"ל בלבד</w:t>
      </w:r>
      <w:r w:rsidR="00513CF8">
        <w:rPr>
          <w:rFonts w:cs="David" w:hint="cs"/>
          <w:b/>
          <w:bCs/>
          <w:sz w:val="24"/>
          <w:szCs w:val="24"/>
          <w:rtl/>
        </w:rPr>
        <w:t>:</w:t>
      </w:r>
    </w:p>
    <w:p w:rsidR="009222F7" w:rsidRPr="0010780A" w:rsidRDefault="009222F7" w:rsidP="00CD2B3B">
      <w:pPr>
        <w:pStyle w:val="ListParagraph"/>
        <w:numPr>
          <w:ilvl w:val="2"/>
          <w:numId w:val="37"/>
        </w:numPr>
        <w:spacing w:line="360" w:lineRule="auto"/>
        <w:ind w:left="1570"/>
        <w:jc w:val="both"/>
        <w:rPr>
          <w:rFonts w:ascii="Arial" w:hAnsi="Arial" w:cs="David" w:hint="cs"/>
          <w:sz w:val="24"/>
          <w:szCs w:val="24"/>
        </w:rPr>
      </w:pPr>
      <w:r w:rsidRPr="0010780A">
        <w:rPr>
          <w:rFonts w:ascii="Arial" w:hAnsi="Arial" w:cs="David" w:hint="cs"/>
          <w:sz w:val="24"/>
          <w:szCs w:val="24"/>
          <w:rtl/>
        </w:rPr>
        <w:t xml:space="preserve">על החברה המפעילה לקיים </w:t>
      </w:r>
      <w:r w:rsidR="00787125">
        <w:rPr>
          <w:rFonts w:ascii="Arial" w:hAnsi="Arial" w:cs="David" w:hint="cs"/>
          <w:sz w:val="24"/>
          <w:szCs w:val="24"/>
          <w:rtl/>
        </w:rPr>
        <w:t xml:space="preserve">ברכבי צה"ל בלבד </w:t>
      </w:r>
      <w:r w:rsidRPr="0010780A">
        <w:rPr>
          <w:rFonts w:ascii="Arial" w:hAnsi="Arial" w:cs="David" w:hint="cs"/>
          <w:sz w:val="24"/>
          <w:szCs w:val="24"/>
          <w:rtl/>
        </w:rPr>
        <w:t xml:space="preserve">מנגנון </w:t>
      </w:r>
      <w:r w:rsidR="00D00A74">
        <w:rPr>
          <w:rFonts w:ascii="Arial" w:hAnsi="Arial" w:cs="David" w:hint="cs"/>
          <w:sz w:val="24"/>
          <w:szCs w:val="24"/>
          <w:rtl/>
        </w:rPr>
        <w:t>אבטחה</w:t>
      </w:r>
      <w:r w:rsidRPr="0010780A">
        <w:rPr>
          <w:rFonts w:ascii="Arial" w:hAnsi="Arial" w:cs="David" w:hint="cs"/>
          <w:sz w:val="24"/>
          <w:szCs w:val="24"/>
          <w:rtl/>
        </w:rPr>
        <w:t xml:space="preserve"> נוסף על </w:t>
      </w:r>
      <w:r w:rsidRPr="0010780A">
        <w:rPr>
          <w:rFonts w:ascii="Arial" w:hAnsi="Arial" w:cs="David" w:hint="eastAsia"/>
          <w:sz w:val="24"/>
          <w:szCs w:val="24"/>
          <w:rtl/>
        </w:rPr>
        <w:t>התקן</w:t>
      </w:r>
      <w:r w:rsidR="001370FE">
        <w:rPr>
          <w:rFonts w:ascii="Arial" w:hAnsi="Arial" w:cs="David" w:hint="cs"/>
          <w:sz w:val="24"/>
          <w:szCs w:val="24"/>
          <w:rtl/>
        </w:rPr>
        <w:t xml:space="preserve"> התדלוק</w:t>
      </w:r>
      <w:r w:rsidRPr="0010780A">
        <w:rPr>
          <w:rFonts w:ascii="Arial" w:hAnsi="Arial" w:cs="David"/>
          <w:sz w:val="24"/>
          <w:szCs w:val="24"/>
          <w:rtl/>
        </w:rPr>
        <w:t xml:space="preserve"> </w:t>
      </w:r>
      <w:r w:rsidRPr="0010780A">
        <w:rPr>
          <w:rFonts w:ascii="Arial" w:hAnsi="Arial" w:cs="David" w:hint="eastAsia"/>
          <w:sz w:val="24"/>
          <w:szCs w:val="24"/>
          <w:rtl/>
        </w:rPr>
        <w:t>האוניברסאלי</w:t>
      </w:r>
      <w:r w:rsidRPr="0010780A">
        <w:rPr>
          <w:rFonts w:ascii="Arial" w:hAnsi="Arial" w:cs="David" w:hint="cs"/>
          <w:sz w:val="24"/>
          <w:szCs w:val="24"/>
          <w:rtl/>
        </w:rPr>
        <w:t xml:space="preserve"> אשר יקשה על גניבות דלק</w:t>
      </w:r>
      <w:r w:rsidR="001370FE">
        <w:rPr>
          <w:rFonts w:ascii="Arial" w:hAnsi="Arial" w:cs="David" w:hint="cs"/>
          <w:sz w:val="24"/>
          <w:szCs w:val="24"/>
          <w:rtl/>
        </w:rPr>
        <w:t xml:space="preserve">ים באמצעות התקני תדלוק </w:t>
      </w:r>
      <w:r w:rsidRPr="0010780A">
        <w:rPr>
          <w:rFonts w:ascii="Arial" w:hAnsi="Arial" w:cs="David" w:hint="cs"/>
          <w:sz w:val="24"/>
          <w:szCs w:val="24"/>
          <w:rtl/>
        </w:rPr>
        <w:t>אוניברסאליים.</w:t>
      </w:r>
    </w:p>
    <w:p w:rsidR="009222F7" w:rsidRPr="0010780A" w:rsidRDefault="009222F7" w:rsidP="00787125">
      <w:pPr>
        <w:pStyle w:val="ListParagraph"/>
        <w:numPr>
          <w:ilvl w:val="2"/>
          <w:numId w:val="37"/>
        </w:numPr>
        <w:spacing w:line="360" w:lineRule="auto"/>
        <w:ind w:left="1570"/>
        <w:jc w:val="both"/>
        <w:rPr>
          <w:rFonts w:ascii="Arial" w:hAnsi="Arial" w:cs="David"/>
          <w:sz w:val="24"/>
          <w:szCs w:val="24"/>
        </w:rPr>
      </w:pPr>
      <w:r w:rsidRPr="0010780A">
        <w:rPr>
          <w:rFonts w:ascii="Arial" w:hAnsi="Arial" w:cs="David" w:hint="cs"/>
          <w:sz w:val="24"/>
          <w:szCs w:val="24"/>
          <w:rtl/>
        </w:rPr>
        <w:t>במהלך תקופת ההקמה (כמפורט בסעי</w:t>
      </w:r>
      <w:r w:rsidR="001370FE">
        <w:rPr>
          <w:rFonts w:ascii="Arial" w:hAnsi="Arial" w:cs="David" w:hint="cs"/>
          <w:sz w:val="24"/>
          <w:szCs w:val="24"/>
          <w:rtl/>
        </w:rPr>
        <w:t>ף 4) יעביר המזמין</w:t>
      </w:r>
      <w:r w:rsidR="00787125">
        <w:rPr>
          <w:rFonts w:ascii="Arial" w:hAnsi="Arial" w:cs="David" w:hint="cs"/>
          <w:sz w:val="24"/>
          <w:szCs w:val="24"/>
          <w:rtl/>
        </w:rPr>
        <w:t>-צה"ל</w:t>
      </w:r>
      <w:r w:rsidR="001370FE">
        <w:rPr>
          <w:rFonts w:ascii="Arial" w:hAnsi="Arial" w:cs="David" w:hint="cs"/>
          <w:sz w:val="24"/>
          <w:szCs w:val="24"/>
          <w:rtl/>
        </w:rPr>
        <w:t xml:space="preserve"> לחברה המפעילה</w:t>
      </w:r>
      <w:r w:rsidRPr="0010780A">
        <w:rPr>
          <w:rFonts w:ascii="Arial" w:hAnsi="Arial" w:cs="David" w:hint="cs"/>
          <w:sz w:val="24"/>
          <w:szCs w:val="24"/>
          <w:rtl/>
        </w:rPr>
        <w:t xml:space="preserve"> קובץ המפרט את </w:t>
      </w:r>
      <w:r w:rsidR="00BF6AEB" w:rsidRPr="0010780A">
        <w:rPr>
          <w:rFonts w:ascii="Arial" w:hAnsi="Arial" w:cs="David" w:hint="cs"/>
          <w:sz w:val="24"/>
          <w:szCs w:val="24"/>
          <w:rtl/>
        </w:rPr>
        <w:t xml:space="preserve">רשימת רכבי </w:t>
      </w:r>
      <w:r w:rsidR="00787125">
        <w:rPr>
          <w:rFonts w:ascii="Arial" w:hAnsi="Arial" w:cs="David" w:hint="cs"/>
          <w:sz w:val="24"/>
          <w:szCs w:val="24"/>
          <w:rtl/>
        </w:rPr>
        <w:t>צה"ל</w:t>
      </w:r>
      <w:r w:rsidR="00787125" w:rsidRPr="0010780A">
        <w:rPr>
          <w:rFonts w:ascii="Arial" w:hAnsi="Arial" w:cs="David" w:hint="cs"/>
          <w:sz w:val="24"/>
          <w:szCs w:val="24"/>
          <w:rtl/>
        </w:rPr>
        <w:t xml:space="preserve"> </w:t>
      </w:r>
      <w:r w:rsidR="00BF6AEB" w:rsidRPr="0010780A">
        <w:rPr>
          <w:rFonts w:ascii="Arial" w:hAnsi="Arial" w:cs="David" w:hint="cs"/>
          <w:sz w:val="24"/>
          <w:szCs w:val="24"/>
          <w:rtl/>
        </w:rPr>
        <w:t>ו</w:t>
      </w:r>
      <w:r w:rsidRPr="0010780A">
        <w:rPr>
          <w:rFonts w:ascii="Arial" w:hAnsi="Arial" w:cs="David" w:hint="cs"/>
          <w:sz w:val="24"/>
          <w:szCs w:val="24"/>
          <w:rtl/>
        </w:rPr>
        <w:t>הקודים הסודיים של</w:t>
      </w:r>
      <w:r w:rsidR="00BF6AEB" w:rsidRPr="0010780A">
        <w:rPr>
          <w:rFonts w:ascii="Arial" w:hAnsi="Arial" w:cs="David" w:hint="cs"/>
          <w:sz w:val="24"/>
          <w:szCs w:val="24"/>
          <w:rtl/>
        </w:rPr>
        <w:t>הם</w:t>
      </w:r>
      <w:r w:rsidRPr="0010780A">
        <w:rPr>
          <w:rFonts w:ascii="Arial" w:hAnsi="Arial" w:cs="David" w:hint="cs"/>
          <w:sz w:val="24"/>
          <w:szCs w:val="24"/>
          <w:rtl/>
        </w:rPr>
        <w:t xml:space="preserve">. על החברה המפעילה להטמיע את הקודים הנוכחיים במערכותיה.  </w:t>
      </w:r>
    </w:p>
    <w:p w:rsidR="00323F22" w:rsidRPr="0010780A" w:rsidRDefault="00323F22" w:rsidP="00787125">
      <w:pPr>
        <w:pStyle w:val="ListParagraph"/>
        <w:numPr>
          <w:ilvl w:val="2"/>
          <w:numId w:val="37"/>
        </w:numPr>
        <w:spacing w:line="360" w:lineRule="auto"/>
        <w:ind w:left="1570"/>
        <w:jc w:val="both"/>
        <w:rPr>
          <w:rFonts w:ascii="Arial" w:hAnsi="Arial" w:cs="David"/>
          <w:sz w:val="24"/>
          <w:szCs w:val="24"/>
        </w:rPr>
      </w:pPr>
      <w:r w:rsidRPr="0010780A">
        <w:rPr>
          <w:rFonts w:ascii="Arial" w:hAnsi="Arial" w:cs="David" w:hint="cs"/>
          <w:sz w:val="24"/>
          <w:szCs w:val="24"/>
          <w:rtl/>
        </w:rPr>
        <w:t xml:space="preserve">החברה המפעילה תגדיר ותנהל לכלל רכבי </w:t>
      </w:r>
      <w:r w:rsidR="00787125">
        <w:rPr>
          <w:rFonts w:ascii="Arial" w:hAnsi="Arial" w:cs="David" w:hint="cs"/>
          <w:sz w:val="24"/>
          <w:szCs w:val="24"/>
          <w:rtl/>
        </w:rPr>
        <w:t>צה"ל</w:t>
      </w:r>
      <w:r w:rsidR="00787125" w:rsidRPr="0010780A">
        <w:rPr>
          <w:rFonts w:ascii="Arial" w:hAnsi="Arial" w:cs="David" w:hint="cs"/>
          <w:sz w:val="24"/>
          <w:szCs w:val="24"/>
          <w:rtl/>
        </w:rPr>
        <w:t xml:space="preserve"> </w:t>
      </w:r>
      <w:r w:rsidRPr="0010780A">
        <w:rPr>
          <w:rFonts w:ascii="Arial" w:hAnsi="Arial" w:cs="David" w:hint="cs"/>
          <w:sz w:val="24"/>
          <w:szCs w:val="24"/>
          <w:rtl/>
        </w:rPr>
        <w:t xml:space="preserve">בעלי התקן </w:t>
      </w:r>
      <w:r w:rsidR="001370FE">
        <w:rPr>
          <w:rFonts w:ascii="Arial" w:hAnsi="Arial" w:cs="David" w:hint="cs"/>
          <w:sz w:val="24"/>
          <w:szCs w:val="24"/>
          <w:rtl/>
        </w:rPr>
        <w:t xml:space="preserve">תדלוק </w:t>
      </w:r>
      <w:r w:rsidRPr="0010780A">
        <w:rPr>
          <w:rFonts w:ascii="Arial" w:hAnsi="Arial" w:cs="David" w:hint="cs"/>
          <w:sz w:val="24"/>
          <w:szCs w:val="24"/>
          <w:rtl/>
        </w:rPr>
        <w:t>אוניברסאלי שיצטרפו למערך קוד סודי (בעל לפחות 4 ספרות)</w:t>
      </w:r>
      <w:r w:rsidR="0053683F" w:rsidRPr="0010780A">
        <w:rPr>
          <w:rFonts w:ascii="Arial" w:hAnsi="Arial" w:cs="David" w:hint="cs"/>
          <w:sz w:val="24"/>
          <w:szCs w:val="24"/>
          <w:rtl/>
        </w:rPr>
        <w:t>,</w:t>
      </w:r>
      <w:r w:rsidRPr="0010780A">
        <w:rPr>
          <w:rFonts w:ascii="Arial" w:hAnsi="Arial" w:cs="David" w:hint="cs"/>
          <w:sz w:val="24"/>
          <w:szCs w:val="24"/>
          <w:rtl/>
        </w:rPr>
        <w:t xml:space="preserve"> בהתאם לדרישת המזמין</w:t>
      </w:r>
      <w:r w:rsidR="00787125">
        <w:rPr>
          <w:rFonts w:ascii="Arial" w:hAnsi="Arial" w:cs="David" w:hint="cs"/>
          <w:sz w:val="24"/>
          <w:szCs w:val="24"/>
          <w:rtl/>
        </w:rPr>
        <w:t xml:space="preserve"> - צה"ל</w:t>
      </w:r>
      <w:r w:rsidRPr="0010780A">
        <w:rPr>
          <w:rFonts w:ascii="Arial" w:hAnsi="Arial" w:cs="David" w:hint="cs"/>
          <w:sz w:val="24"/>
          <w:szCs w:val="24"/>
          <w:rtl/>
        </w:rPr>
        <w:t>.</w:t>
      </w:r>
    </w:p>
    <w:p w:rsidR="00323F22" w:rsidRPr="0010780A" w:rsidRDefault="00323F22" w:rsidP="00CD2B3B">
      <w:pPr>
        <w:pStyle w:val="ListParagraph"/>
        <w:numPr>
          <w:ilvl w:val="2"/>
          <w:numId w:val="37"/>
        </w:numPr>
        <w:spacing w:line="360" w:lineRule="auto"/>
        <w:ind w:left="1570"/>
        <w:jc w:val="both"/>
        <w:rPr>
          <w:rFonts w:ascii="Arial" w:hAnsi="Arial" w:cs="David"/>
          <w:sz w:val="24"/>
          <w:szCs w:val="24"/>
        </w:rPr>
      </w:pPr>
      <w:r w:rsidRPr="0010780A">
        <w:rPr>
          <w:rFonts w:ascii="Arial" w:hAnsi="Arial" w:cs="David" w:hint="cs"/>
          <w:sz w:val="24"/>
          <w:szCs w:val="24"/>
          <w:rtl/>
        </w:rPr>
        <w:t xml:space="preserve">הקוד יזוהה בכל תחנות הדלק עמן יתקשר המשרד ויהווה תנאי לפתיחת המשאבה וביצוע </w:t>
      </w:r>
      <w:r w:rsidR="0053683F" w:rsidRPr="0010780A">
        <w:rPr>
          <w:rFonts w:ascii="Arial" w:hAnsi="Arial" w:cs="David" w:hint="cs"/>
          <w:sz w:val="24"/>
          <w:szCs w:val="24"/>
          <w:rtl/>
        </w:rPr>
        <w:t>התדלוק</w:t>
      </w:r>
      <w:r w:rsidR="00787125">
        <w:rPr>
          <w:rFonts w:ascii="Arial" w:hAnsi="Arial" w:cs="David" w:hint="cs"/>
          <w:sz w:val="24"/>
          <w:szCs w:val="24"/>
          <w:rtl/>
        </w:rPr>
        <w:t xml:space="preserve"> ברכבי צה"ל</w:t>
      </w:r>
      <w:r w:rsidRPr="0010780A">
        <w:rPr>
          <w:rFonts w:ascii="Arial" w:hAnsi="Arial" w:cs="David" w:hint="cs"/>
          <w:sz w:val="24"/>
          <w:szCs w:val="24"/>
          <w:rtl/>
        </w:rPr>
        <w:t>.</w:t>
      </w:r>
    </w:p>
    <w:p w:rsidR="00323F22" w:rsidRPr="0010780A" w:rsidRDefault="00323F22" w:rsidP="00CD2B3B">
      <w:pPr>
        <w:pStyle w:val="ListParagraph"/>
        <w:numPr>
          <w:ilvl w:val="2"/>
          <w:numId w:val="37"/>
        </w:numPr>
        <w:spacing w:line="360" w:lineRule="auto"/>
        <w:ind w:left="1570"/>
        <w:jc w:val="both"/>
        <w:rPr>
          <w:rFonts w:ascii="Arial" w:hAnsi="Arial" w:cs="David"/>
          <w:sz w:val="24"/>
          <w:szCs w:val="24"/>
        </w:rPr>
      </w:pPr>
      <w:r w:rsidRPr="0010780A">
        <w:rPr>
          <w:rFonts w:ascii="Arial" w:hAnsi="Arial" w:cs="David" w:hint="cs"/>
          <w:sz w:val="24"/>
          <w:szCs w:val="24"/>
          <w:rtl/>
        </w:rPr>
        <w:t xml:space="preserve">הקוד הסודי יהיה מספר חד-חד ערכי למול מספר רכב ולא ישתנה במקרה בו בוצעה החלפת התקן </w:t>
      </w:r>
      <w:r w:rsidR="001370FE">
        <w:rPr>
          <w:rFonts w:ascii="Arial" w:hAnsi="Arial" w:cs="David" w:hint="cs"/>
          <w:sz w:val="24"/>
          <w:szCs w:val="24"/>
          <w:rtl/>
        </w:rPr>
        <w:t xml:space="preserve">תדלוק </w:t>
      </w:r>
      <w:r w:rsidRPr="0010780A">
        <w:rPr>
          <w:rFonts w:ascii="Arial" w:hAnsi="Arial" w:cs="David" w:hint="cs"/>
          <w:sz w:val="24"/>
          <w:szCs w:val="24"/>
          <w:rtl/>
        </w:rPr>
        <w:t>אוניברסאלי על גבי הרכב.</w:t>
      </w:r>
    </w:p>
    <w:p w:rsidR="00323F22" w:rsidRPr="0010780A" w:rsidRDefault="00323F22" w:rsidP="00171D21">
      <w:pPr>
        <w:pStyle w:val="ListParagraph"/>
        <w:numPr>
          <w:ilvl w:val="2"/>
          <w:numId w:val="37"/>
        </w:numPr>
        <w:spacing w:line="360" w:lineRule="auto"/>
        <w:ind w:left="1570"/>
        <w:jc w:val="both"/>
        <w:rPr>
          <w:rFonts w:ascii="Arial" w:hAnsi="Arial" w:cs="David"/>
          <w:sz w:val="24"/>
          <w:szCs w:val="24"/>
        </w:rPr>
      </w:pPr>
      <w:r w:rsidRPr="0010780A">
        <w:rPr>
          <w:rFonts w:ascii="Arial" w:hAnsi="Arial" w:cs="David" w:hint="cs"/>
          <w:sz w:val="24"/>
          <w:szCs w:val="24"/>
          <w:rtl/>
        </w:rPr>
        <w:t xml:space="preserve">לחברה המפעילה תהיה היכולת לנהל מסך קלט ובו </w:t>
      </w:r>
      <w:r w:rsidR="000305BF" w:rsidRPr="0010780A">
        <w:rPr>
          <w:rFonts w:ascii="Arial" w:hAnsi="Arial" w:cs="David" w:hint="cs"/>
          <w:sz w:val="24"/>
          <w:szCs w:val="24"/>
          <w:rtl/>
        </w:rPr>
        <w:t>רק הנציג המוסמך</w:t>
      </w:r>
      <w:r w:rsidRPr="0010780A">
        <w:rPr>
          <w:rFonts w:ascii="Arial" w:hAnsi="Arial" w:cs="David" w:hint="cs"/>
          <w:sz w:val="24"/>
          <w:szCs w:val="24"/>
          <w:rtl/>
        </w:rPr>
        <w:t xml:space="preserve"> שיוגדר ע"י המזמין</w:t>
      </w:r>
      <w:r w:rsidR="00787125">
        <w:rPr>
          <w:rFonts w:ascii="Arial" w:hAnsi="Arial" w:cs="David" w:hint="cs"/>
          <w:sz w:val="24"/>
          <w:szCs w:val="24"/>
          <w:rtl/>
        </w:rPr>
        <w:t xml:space="preserve"> </w:t>
      </w:r>
      <w:r w:rsidR="00787125">
        <w:rPr>
          <w:rFonts w:ascii="Arial" w:hAnsi="Arial" w:cs="David"/>
          <w:sz w:val="24"/>
          <w:szCs w:val="24"/>
          <w:rtl/>
        </w:rPr>
        <w:t>–</w:t>
      </w:r>
      <w:r w:rsidR="00787125">
        <w:rPr>
          <w:rFonts w:ascii="Arial" w:hAnsi="Arial" w:cs="David" w:hint="cs"/>
          <w:sz w:val="24"/>
          <w:szCs w:val="24"/>
          <w:rtl/>
        </w:rPr>
        <w:t xml:space="preserve"> צה"ל</w:t>
      </w:r>
      <w:r w:rsidRPr="0010780A">
        <w:rPr>
          <w:rFonts w:ascii="Arial" w:hAnsi="Arial" w:cs="David" w:hint="cs"/>
          <w:sz w:val="24"/>
          <w:szCs w:val="24"/>
          <w:rtl/>
        </w:rPr>
        <w:t>, יוכל לצפות ברשימת הקודים הסודיים (בחתך מס' לוחית</w:t>
      </w:r>
      <w:r w:rsidR="000305BF" w:rsidRPr="0010780A">
        <w:rPr>
          <w:rFonts w:ascii="Arial" w:hAnsi="Arial" w:cs="David" w:hint="cs"/>
          <w:sz w:val="24"/>
          <w:szCs w:val="24"/>
          <w:rtl/>
        </w:rPr>
        <w:t xml:space="preserve"> זיהוי</w:t>
      </w:r>
      <w:r w:rsidRPr="0010780A">
        <w:rPr>
          <w:rFonts w:ascii="Arial" w:hAnsi="Arial" w:cs="David" w:hint="cs"/>
          <w:sz w:val="24"/>
          <w:szCs w:val="24"/>
          <w:rtl/>
        </w:rPr>
        <w:t xml:space="preserve">). מסך הקלט ינוהל באתר האינטרנט המאובטח של החברה המפעילה כמפורט בסעיף </w:t>
      </w:r>
      <w:r w:rsidR="00171D21">
        <w:rPr>
          <w:rFonts w:ascii="Arial" w:hAnsi="Arial" w:cs="David" w:hint="cs"/>
          <w:sz w:val="24"/>
          <w:szCs w:val="24"/>
          <w:rtl/>
        </w:rPr>
        <w:t>5.4</w:t>
      </w:r>
      <w:r w:rsidRPr="0010780A">
        <w:rPr>
          <w:rFonts w:ascii="Arial" w:hAnsi="Arial" w:cs="David" w:hint="cs"/>
          <w:sz w:val="24"/>
          <w:szCs w:val="24"/>
          <w:rtl/>
        </w:rPr>
        <w:t>.</w:t>
      </w:r>
    </w:p>
    <w:p w:rsidR="00890EEE" w:rsidRPr="0010780A" w:rsidRDefault="000305BF" w:rsidP="00CD2B3B">
      <w:pPr>
        <w:pStyle w:val="ListParagraph"/>
        <w:numPr>
          <w:ilvl w:val="2"/>
          <w:numId w:val="37"/>
        </w:numPr>
        <w:spacing w:line="360" w:lineRule="auto"/>
        <w:ind w:left="1570"/>
        <w:jc w:val="both"/>
        <w:rPr>
          <w:rFonts w:ascii="Arial" w:hAnsi="Arial" w:cs="David" w:hint="cs"/>
          <w:sz w:val="24"/>
          <w:szCs w:val="24"/>
        </w:rPr>
      </w:pPr>
      <w:r w:rsidRPr="0010780A">
        <w:rPr>
          <w:rFonts w:ascii="Arial" w:hAnsi="Arial" w:cs="David" w:hint="cs"/>
          <w:sz w:val="24"/>
          <w:szCs w:val="24"/>
          <w:rtl/>
        </w:rPr>
        <w:t>החברה המפעילה לא ת</w:t>
      </w:r>
      <w:r w:rsidR="00323F22" w:rsidRPr="0010780A">
        <w:rPr>
          <w:rFonts w:ascii="Arial" w:hAnsi="Arial" w:cs="David" w:hint="cs"/>
          <w:sz w:val="24"/>
          <w:szCs w:val="24"/>
          <w:rtl/>
        </w:rPr>
        <w:t>מס</w:t>
      </w:r>
      <w:r w:rsidRPr="0010780A">
        <w:rPr>
          <w:rFonts w:ascii="Arial" w:hAnsi="Arial" w:cs="David" w:hint="cs"/>
          <w:sz w:val="24"/>
          <w:szCs w:val="24"/>
          <w:rtl/>
        </w:rPr>
        <w:t>ו</w:t>
      </w:r>
      <w:r w:rsidR="00323F22" w:rsidRPr="0010780A">
        <w:rPr>
          <w:rFonts w:ascii="Arial" w:hAnsi="Arial" w:cs="David" w:hint="cs"/>
          <w:sz w:val="24"/>
          <w:szCs w:val="24"/>
          <w:rtl/>
        </w:rPr>
        <w:t>ר</w:t>
      </w:r>
      <w:r w:rsidRPr="0010780A">
        <w:rPr>
          <w:rFonts w:ascii="Arial" w:hAnsi="Arial" w:cs="David" w:hint="cs"/>
          <w:sz w:val="24"/>
          <w:szCs w:val="24"/>
          <w:rtl/>
        </w:rPr>
        <w:t xml:space="preserve"> את</w:t>
      </w:r>
      <w:r w:rsidR="00323F22" w:rsidRPr="0010780A">
        <w:rPr>
          <w:rFonts w:ascii="Arial" w:hAnsi="Arial" w:cs="David" w:hint="cs"/>
          <w:sz w:val="24"/>
          <w:szCs w:val="24"/>
          <w:rtl/>
        </w:rPr>
        <w:t xml:space="preserve"> הקוד הסודי </w:t>
      </w:r>
      <w:r w:rsidRPr="0010780A">
        <w:rPr>
          <w:rFonts w:ascii="Arial" w:hAnsi="Arial" w:cs="David" w:hint="cs"/>
          <w:sz w:val="24"/>
          <w:szCs w:val="24"/>
          <w:rtl/>
        </w:rPr>
        <w:t>לאף גורם</w:t>
      </w:r>
      <w:r w:rsidR="0053683F" w:rsidRPr="0010780A">
        <w:rPr>
          <w:rFonts w:ascii="Arial" w:hAnsi="Arial" w:cs="David" w:hint="cs"/>
          <w:sz w:val="24"/>
          <w:szCs w:val="24"/>
          <w:rtl/>
        </w:rPr>
        <w:t>,</w:t>
      </w:r>
      <w:r w:rsidRPr="0010780A">
        <w:rPr>
          <w:rFonts w:ascii="Arial" w:hAnsi="Arial" w:cs="David" w:hint="cs"/>
          <w:sz w:val="24"/>
          <w:szCs w:val="24"/>
          <w:rtl/>
        </w:rPr>
        <w:t xml:space="preserve"> למעט לנציג המוסמך שהוגדר בסעיף 3.4.</w:t>
      </w:r>
      <w:r w:rsidR="0053683F" w:rsidRPr="0010780A">
        <w:rPr>
          <w:rFonts w:ascii="Arial" w:hAnsi="Arial" w:cs="David" w:hint="cs"/>
          <w:sz w:val="24"/>
          <w:szCs w:val="24"/>
          <w:rtl/>
        </w:rPr>
        <w:t>6</w:t>
      </w:r>
      <w:r w:rsidRPr="0010780A">
        <w:rPr>
          <w:rFonts w:ascii="Arial" w:hAnsi="Arial" w:cs="David" w:hint="cs"/>
          <w:sz w:val="24"/>
          <w:szCs w:val="24"/>
          <w:rtl/>
        </w:rPr>
        <w:t xml:space="preserve"> לעיל.</w:t>
      </w:r>
      <w:r w:rsidR="00323F22" w:rsidRPr="0010780A">
        <w:rPr>
          <w:rFonts w:ascii="Arial" w:hAnsi="Arial" w:cs="David" w:hint="cs"/>
          <w:sz w:val="24"/>
          <w:szCs w:val="24"/>
          <w:rtl/>
        </w:rPr>
        <w:t xml:space="preserve">  </w:t>
      </w:r>
    </w:p>
    <w:p w:rsidR="00890EEE" w:rsidRPr="0010780A" w:rsidRDefault="00323F22" w:rsidP="00CD2B3B">
      <w:pPr>
        <w:pStyle w:val="ListParagraph"/>
        <w:numPr>
          <w:ilvl w:val="2"/>
          <w:numId w:val="37"/>
        </w:numPr>
        <w:spacing w:line="360" w:lineRule="auto"/>
        <w:ind w:left="1570"/>
        <w:jc w:val="both"/>
        <w:rPr>
          <w:rFonts w:ascii="Arial" w:hAnsi="Arial" w:cs="David"/>
          <w:sz w:val="24"/>
          <w:szCs w:val="24"/>
        </w:rPr>
      </w:pPr>
      <w:r w:rsidRPr="0010780A">
        <w:rPr>
          <w:rFonts w:ascii="Arial" w:hAnsi="Arial" w:cs="David" w:hint="cs"/>
          <w:sz w:val="24"/>
          <w:szCs w:val="24"/>
          <w:rtl/>
        </w:rPr>
        <w:t xml:space="preserve">המשרד שומר לעצמו את הזכות להוסיף או לשנות את מנגנון </w:t>
      </w:r>
      <w:r w:rsidR="00C20795" w:rsidRPr="0010780A">
        <w:rPr>
          <w:rFonts w:ascii="Arial" w:hAnsi="Arial" w:cs="David" w:hint="cs"/>
          <w:sz w:val="24"/>
          <w:szCs w:val="24"/>
          <w:rtl/>
        </w:rPr>
        <w:t>ה</w:t>
      </w:r>
      <w:r w:rsidR="00D00A74">
        <w:rPr>
          <w:rFonts w:ascii="Arial" w:hAnsi="Arial" w:cs="David" w:hint="cs"/>
          <w:sz w:val="24"/>
          <w:szCs w:val="24"/>
          <w:rtl/>
        </w:rPr>
        <w:t>אבטחה</w:t>
      </w:r>
      <w:r w:rsidR="0053683F" w:rsidRPr="0010780A">
        <w:rPr>
          <w:rFonts w:ascii="Arial" w:hAnsi="Arial" w:cs="David" w:hint="cs"/>
          <w:sz w:val="24"/>
          <w:szCs w:val="24"/>
          <w:rtl/>
        </w:rPr>
        <w:t>,</w:t>
      </w:r>
      <w:r w:rsidRPr="0010780A">
        <w:rPr>
          <w:rFonts w:ascii="Arial" w:hAnsi="Arial" w:cs="David" w:hint="cs"/>
          <w:sz w:val="24"/>
          <w:szCs w:val="24"/>
          <w:rtl/>
        </w:rPr>
        <w:t xml:space="preserve"> כגון העברת כרטיס "חוגר" או כל שיטה אחרת שתסוכם </w:t>
      </w:r>
      <w:r w:rsidR="0053683F" w:rsidRPr="0010780A">
        <w:rPr>
          <w:rFonts w:ascii="Arial" w:hAnsi="Arial" w:cs="David" w:hint="cs"/>
          <w:sz w:val="24"/>
          <w:szCs w:val="24"/>
          <w:rtl/>
        </w:rPr>
        <w:t>על-ידי</w:t>
      </w:r>
      <w:r w:rsidRPr="0010780A">
        <w:rPr>
          <w:rFonts w:ascii="Arial" w:hAnsi="Arial" w:cs="David" w:hint="cs"/>
          <w:sz w:val="24"/>
          <w:szCs w:val="24"/>
          <w:rtl/>
        </w:rPr>
        <w:t xml:space="preserve"> המשרד (</w:t>
      </w:r>
      <w:r w:rsidR="0010780A">
        <w:rPr>
          <w:rFonts w:ascii="Arial" w:hAnsi="Arial" w:cs="David" w:hint="cs"/>
          <w:sz w:val="24"/>
          <w:szCs w:val="24"/>
          <w:rtl/>
        </w:rPr>
        <w:t xml:space="preserve">תוך התראה מראש של חודשיים לחברה </w:t>
      </w:r>
      <w:r w:rsidRPr="0010780A">
        <w:rPr>
          <w:rFonts w:ascii="Arial" w:hAnsi="Arial" w:cs="David" w:hint="cs"/>
          <w:sz w:val="24"/>
          <w:szCs w:val="24"/>
          <w:rtl/>
        </w:rPr>
        <w:t>המפעילה)</w:t>
      </w:r>
      <w:r w:rsidR="00B45601">
        <w:rPr>
          <w:rFonts w:ascii="Arial" w:hAnsi="Arial" w:cs="David" w:hint="cs"/>
          <w:sz w:val="24"/>
          <w:szCs w:val="24"/>
          <w:rtl/>
        </w:rPr>
        <w:t>,</w:t>
      </w:r>
      <w:r w:rsidR="00D00A74">
        <w:rPr>
          <w:rFonts w:ascii="Arial" w:hAnsi="Arial" w:cs="David" w:hint="cs"/>
          <w:sz w:val="24"/>
          <w:szCs w:val="24"/>
          <w:rtl/>
        </w:rPr>
        <w:t xml:space="preserve"> ככל שהוא קיים בשוק, </w:t>
      </w:r>
      <w:r w:rsidR="00B45601">
        <w:rPr>
          <w:rFonts w:ascii="Arial" w:hAnsi="Arial" w:cs="David" w:hint="cs"/>
          <w:sz w:val="24"/>
          <w:szCs w:val="24"/>
          <w:rtl/>
        </w:rPr>
        <w:t>ו</w:t>
      </w:r>
      <w:r w:rsidR="00890EEE" w:rsidRPr="0010780A">
        <w:rPr>
          <w:rFonts w:ascii="Arial" w:hAnsi="Arial" w:cs="David" w:hint="cs"/>
          <w:sz w:val="24"/>
          <w:szCs w:val="24"/>
          <w:rtl/>
        </w:rPr>
        <w:t>החברה המפעילה תדרש לתמוך בכל מנגנון ה</w:t>
      </w:r>
      <w:r w:rsidR="00D00A74">
        <w:rPr>
          <w:rFonts w:ascii="Arial" w:hAnsi="Arial" w:cs="David" w:hint="cs"/>
          <w:sz w:val="24"/>
          <w:szCs w:val="24"/>
          <w:rtl/>
        </w:rPr>
        <w:t>אבטחה</w:t>
      </w:r>
      <w:r w:rsidR="00890EEE" w:rsidRPr="0010780A">
        <w:rPr>
          <w:rFonts w:ascii="Arial" w:hAnsi="Arial" w:cs="David" w:hint="cs"/>
          <w:sz w:val="24"/>
          <w:szCs w:val="24"/>
          <w:rtl/>
        </w:rPr>
        <w:t xml:space="preserve"> שיקבע על-ידי המשרד.</w:t>
      </w:r>
    </w:p>
    <w:p w:rsidR="00FE49F7" w:rsidRPr="00890EEE" w:rsidRDefault="00C01E66" w:rsidP="00CD2B3B">
      <w:pPr>
        <w:pStyle w:val="ListParagraph"/>
        <w:numPr>
          <w:ilvl w:val="1"/>
          <w:numId w:val="1"/>
        </w:numPr>
        <w:tabs>
          <w:tab w:val="clear" w:pos="1137"/>
          <w:tab w:val="left" w:pos="1133"/>
          <w:tab w:val="left" w:pos="1842"/>
          <w:tab w:val="num" w:pos="2550"/>
        </w:tabs>
        <w:spacing w:line="360" w:lineRule="auto"/>
        <w:jc w:val="both"/>
        <w:rPr>
          <w:rFonts w:cs="David"/>
          <w:b/>
          <w:bCs/>
          <w:sz w:val="24"/>
          <w:szCs w:val="24"/>
        </w:rPr>
      </w:pPr>
      <w:r w:rsidRPr="00890EEE">
        <w:rPr>
          <w:rFonts w:cs="David" w:hint="cs"/>
          <w:b/>
          <w:bCs/>
          <w:sz w:val="24"/>
          <w:szCs w:val="24"/>
          <w:rtl/>
        </w:rPr>
        <w:t xml:space="preserve">ניהול </w:t>
      </w:r>
      <w:r w:rsidR="00FE49F7" w:rsidRPr="00890EEE">
        <w:rPr>
          <w:rFonts w:cs="David" w:hint="eastAsia"/>
          <w:b/>
          <w:bCs/>
          <w:sz w:val="24"/>
          <w:szCs w:val="24"/>
          <w:rtl/>
        </w:rPr>
        <w:t>צריכות</w:t>
      </w:r>
      <w:r w:rsidR="00FE49F7" w:rsidRPr="00890EEE">
        <w:rPr>
          <w:rFonts w:cs="David" w:hint="cs"/>
          <w:b/>
          <w:bCs/>
          <w:sz w:val="24"/>
          <w:szCs w:val="24"/>
          <w:rtl/>
        </w:rPr>
        <w:t xml:space="preserve"> הדלק ב</w:t>
      </w:r>
      <w:r w:rsidR="0010780A">
        <w:rPr>
          <w:rFonts w:cs="David" w:hint="cs"/>
          <w:b/>
          <w:bCs/>
          <w:sz w:val="24"/>
          <w:szCs w:val="24"/>
          <w:rtl/>
        </w:rPr>
        <w:t>אמצעות התקני תדלוק אוניברסאליים</w:t>
      </w:r>
    </w:p>
    <w:p w:rsidR="00FE49F7" w:rsidRPr="0000097A" w:rsidRDefault="00FE49F7" w:rsidP="00CD2B3B">
      <w:pPr>
        <w:pStyle w:val="ListParagraph"/>
        <w:numPr>
          <w:ilvl w:val="2"/>
          <w:numId w:val="38"/>
        </w:numPr>
        <w:spacing w:line="360" w:lineRule="auto"/>
        <w:ind w:left="1570"/>
        <w:jc w:val="both"/>
        <w:rPr>
          <w:rFonts w:ascii="Arial" w:hAnsi="Arial" w:cs="David"/>
          <w:b/>
          <w:bCs/>
          <w:sz w:val="24"/>
          <w:szCs w:val="24"/>
        </w:rPr>
      </w:pPr>
      <w:r w:rsidRPr="0000097A">
        <w:rPr>
          <w:rFonts w:ascii="Arial" w:hAnsi="Arial" w:cs="David" w:hint="eastAsia"/>
          <w:b/>
          <w:bCs/>
          <w:sz w:val="24"/>
          <w:szCs w:val="24"/>
          <w:rtl/>
        </w:rPr>
        <w:t>תדלוק</w:t>
      </w:r>
      <w:r w:rsidRPr="0000097A">
        <w:rPr>
          <w:rFonts w:ascii="Arial" w:hAnsi="Arial" w:cs="David"/>
          <w:b/>
          <w:bCs/>
          <w:sz w:val="24"/>
          <w:szCs w:val="24"/>
          <w:rtl/>
        </w:rPr>
        <w:t xml:space="preserve"> </w:t>
      </w:r>
      <w:r w:rsidRPr="0000097A">
        <w:rPr>
          <w:rFonts w:ascii="Arial" w:hAnsi="Arial" w:cs="David" w:hint="eastAsia"/>
          <w:b/>
          <w:bCs/>
          <w:sz w:val="24"/>
          <w:szCs w:val="24"/>
          <w:rtl/>
        </w:rPr>
        <w:t>בתחנות</w:t>
      </w:r>
      <w:r w:rsidRPr="0000097A">
        <w:rPr>
          <w:rFonts w:ascii="Arial" w:hAnsi="Arial" w:cs="David"/>
          <w:b/>
          <w:bCs/>
          <w:sz w:val="24"/>
          <w:szCs w:val="24"/>
          <w:rtl/>
        </w:rPr>
        <w:t xml:space="preserve"> </w:t>
      </w:r>
      <w:r w:rsidRPr="0000097A">
        <w:rPr>
          <w:rFonts w:ascii="Arial" w:hAnsi="Arial" w:cs="David" w:hint="eastAsia"/>
          <w:b/>
          <w:bCs/>
          <w:sz w:val="24"/>
          <w:szCs w:val="24"/>
          <w:rtl/>
        </w:rPr>
        <w:t>דלק</w:t>
      </w:r>
      <w:r w:rsidRPr="0000097A">
        <w:rPr>
          <w:rFonts w:ascii="Arial" w:hAnsi="Arial" w:cs="David"/>
          <w:b/>
          <w:bCs/>
          <w:sz w:val="24"/>
          <w:szCs w:val="24"/>
          <w:rtl/>
        </w:rPr>
        <w:t xml:space="preserve"> </w:t>
      </w:r>
      <w:r w:rsidRPr="0000097A">
        <w:rPr>
          <w:rFonts w:ascii="Arial" w:hAnsi="Arial" w:cs="David" w:hint="eastAsia"/>
          <w:b/>
          <w:bCs/>
          <w:sz w:val="24"/>
          <w:szCs w:val="24"/>
          <w:rtl/>
        </w:rPr>
        <w:t>אזרחיות</w:t>
      </w:r>
      <w:r w:rsidRPr="0000097A">
        <w:rPr>
          <w:rFonts w:ascii="Arial" w:hAnsi="Arial" w:cs="David"/>
          <w:b/>
          <w:bCs/>
          <w:sz w:val="24"/>
          <w:szCs w:val="24"/>
          <w:rtl/>
        </w:rPr>
        <w:t>:</w:t>
      </w:r>
    </w:p>
    <w:p w:rsidR="00FE49F7" w:rsidRPr="00CA49A6" w:rsidRDefault="00FE49F7" w:rsidP="00CD2B3B">
      <w:pPr>
        <w:numPr>
          <w:ilvl w:val="3"/>
          <w:numId w:val="1"/>
        </w:numPr>
        <w:tabs>
          <w:tab w:val="num" w:pos="1983"/>
        </w:tabs>
        <w:spacing w:line="360" w:lineRule="auto"/>
        <w:ind w:left="1854"/>
        <w:jc w:val="both"/>
        <w:rPr>
          <w:rFonts w:ascii="Arial" w:hAnsi="Arial" w:cs="David"/>
          <w:sz w:val="24"/>
          <w:szCs w:val="24"/>
        </w:rPr>
      </w:pPr>
      <w:r w:rsidRPr="00CA49A6">
        <w:rPr>
          <w:rFonts w:ascii="Arial" w:hAnsi="Arial" w:cs="David" w:hint="eastAsia"/>
          <w:sz w:val="24"/>
          <w:szCs w:val="24"/>
          <w:rtl/>
        </w:rPr>
        <w:t>תדלוק</w:t>
      </w:r>
      <w:r w:rsidRPr="00CA49A6">
        <w:rPr>
          <w:rFonts w:ascii="Arial" w:hAnsi="Arial" w:cs="David"/>
          <w:sz w:val="24"/>
          <w:szCs w:val="24"/>
          <w:rtl/>
        </w:rPr>
        <w:t xml:space="preserve"> </w:t>
      </w:r>
      <w:r w:rsidRPr="00CA49A6">
        <w:rPr>
          <w:rFonts w:ascii="Arial" w:hAnsi="Arial" w:cs="David" w:hint="eastAsia"/>
          <w:sz w:val="24"/>
          <w:szCs w:val="24"/>
          <w:rtl/>
        </w:rPr>
        <w:t>באמצעות</w:t>
      </w:r>
      <w:r w:rsidRPr="00CA49A6">
        <w:rPr>
          <w:rFonts w:ascii="Arial" w:hAnsi="Arial" w:cs="David"/>
          <w:sz w:val="24"/>
          <w:szCs w:val="24"/>
          <w:rtl/>
        </w:rPr>
        <w:t xml:space="preserve"> </w:t>
      </w:r>
      <w:r w:rsidRPr="00CA49A6">
        <w:rPr>
          <w:rFonts w:ascii="Arial" w:hAnsi="Arial" w:cs="David" w:hint="eastAsia"/>
          <w:sz w:val="24"/>
          <w:szCs w:val="24"/>
          <w:rtl/>
        </w:rPr>
        <w:t>התקני</w:t>
      </w:r>
      <w:r w:rsidRPr="00CA49A6">
        <w:rPr>
          <w:rFonts w:ascii="Arial" w:hAnsi="Arial" w:cs="David"/>
          <w:sz w:val="24"/>
          <w:szCs w:val="24"/>
          <w:rtl/>
        </w:rPr>
        <w:t xml:space="preserve"> </w:t>
      </w:r>
      <w:r w:rsidRPr="00CA49A6">
        <w:rPr>
          <w:rFonts w:ascii="Arial" w:hAnsi="Arial" w:cs="David" w:hint="eastAsia"/>
          <w:sz w:val="24"/>
          <w:szCs w:val="24"/>
          <w:rtl/>
        </w:rPr>
        <w:t>תדלוק</w:t>
      </w:r>
      <w:r w:rsidRPr="00CA49A6">
        <w:rPr>
          <w:rFonts w:ascii="Arial" w:hAnsi="Arial" w:cs="David"/>
          <w:sz w:val="24"/>
          <w:szCs w:val="24"/>
          <w:rtl/>
        </w:rPr>
        <w:t xml:space="preserve"> </w:t>
      </w:r>
      <w:r w:rsidRPr="00CA49A6">
        <w:rPr>
          <w:rFonts w:ascii="Arial" w:hAnsi="Arial" w:cs="David" w:hint="eastAsia"/>
          <w:sz w:val="24"/>
          <w:szCs w:val="24"/>
          <w:rtl/>
        </w:rPr>
        <w:t>אוניברסאליים</w:t>
      </w:r>
      <w:r w:rsidRPr="00CA49A6">
        <w:rPr>
          <w:rFonts w:ascii="Arial" w:hAnsi="Arial" w:cs="David" w:hint="cs"/>
          <w:sz w:val="24"/>
          <w:szCs w:val="24"/>
          <w:rtl/>
        </w:rPr>
        <w:t xml:space="preserve"> על בסיס סל זכאות</w:t>
      </w:r>
      <w:r w:rsidR="00890EEE" w:rsidRPr="00CA49A6">
        <w:rPr>
          <w:rFonts w:ascii="Arial" w:hAnsi="Arial" w:cs="David" w:hint="cs"/>
          <w:sz w:val="24"/>
          <w:szCs w:val="24"/>
          <w:rtl/>
        </w:rPr>
        <w:t xml:space="preserve"> שיוקצה   </w:t>
      </w:r>
      <w:r w:rsidR="00890EEE" w:rsidRPr="00CA49A6">
        <w:rPr>
          <w:rFonts w:ascii="Arial" w:hAnsi="Arial" w:cs="David"/>
          <w:sz w:val="24"/>
          <w:szCs w:val="24"/>
          <w:rtl/>
        </w:rPr>
        <w:br/>
      </w:r>
      <w:r w:rsidR="00890EEE" w:rsidRPr="00CA49A6">
        <w:rPr>
          <w:rFonts w:ascii="Arial" w:hAnsi="Arial" w:cs="David" w:hint="cs"/>
          <w:sz w:val="24"/>
          <w:szCs w:val="24"/>
          <w:rtl/>
        </w:rPr>
        <w:t xml:space="preserve">  על-ידי המזמין:</w:t>
      </w:r>
      <w:r w:rsidRPr="00CA49A6">
        <w:rPr>
          <w:rFonts w:ascii="Arial" w:hAnsi="Arial" w:cs="David" w:hint="cs"/>
          <w:sz w:val="24"/>
          <w:szCs w:val="24"/>
          <w:rtl/>
        </w:rPr>
        <w:t xml:space="preserve"> </w:t>
      </w:r>
    </w:p>
    <w:p w:rsidR="00FE49F7" w:rsidRPr="00CA49A6" w:rsidRDefault="007F6F48" w:rsidP="00CD2B3B">
      <w:pPr>
        <w:numPr>
          <w:ilvl w:val="4"/>
          <w:numId w:val="1"/>
        </w:numPr>
        <w:spacing w:line="360" w:lineRule="auto"/>
        <w:jc w:val="both"/>
        <w:rPr>
          <w:rFonts w:ascii="Arial" w:hAnsi="Arial" w:cs="David"/>
          <w:sz w:val="24"/>
          <w:szCs w:val="24"/>
        </w:rPr>
      </w:pPr>
      <w:r w:rsidRPr="00CA49A6">
        <w:rPr>
          <w:rFonts w:ascii="Arial" w:hAnsi="Arial" w:cs="David" w:hint="cs"/>
          <w:sz w:val="24"/>
          <w:szCs w:val="24"/>
          <w:rtl/>
        </w:rPr>
        <w:t xml:space="preserve">זכאות </w:t>
      </w:r>
      <w:r w:rsidR="00FE49F7" w:rsidRPr="00CA49A6">
        <w:rPr>
          <w:rFonts w:ascii="Arial" w:hAnsi="Arial" w:cs="David" w:hint="cs"/>
          <w:sz w:val="24"/>
          <w:szCs w:val="24"/>
          <w:rtl/>
        </w:rPr>
        <w:t xml:space="preserve">יומית - לכלל רכבי המשרד כפי שיוגדר </w:t>
      </w:r>
      <w:r w:rsidR="00B30FB6" w:rsidRPr="00CA49A6">
        <w:rPr>
          <w:rFonts w:ascii="Arial" w:hAnsi="Arial" w:cs="David" w:hint="cs"/>
          <w:sz w:val="24"/>
          <w:szCs w:val="24"/>
          <w:rtl/>
        </w:rPr>
        <w:t>על-ידי</w:t>
      </w:r>
      <w:r w:rsidR="00FE49F7" w:rsidRPr="00CA49A6">
        <w:rPr>
          <w:rFonts w:ascii="Arial" w:hAnsi="Arial" w:cs="David" w:hint="cs"/>
          <w:sz w:val="24"/>
          <w:szCs w:val="24"/>
          <w:rtl/>
        </w:rPr>
        <w:t xml:space="preserve"> המזמין.</w:t>
      </w:r>
    </w:p>
    <w:p w:rsidR="00FE49F7" w:rsidRPr="00CA49A6" w:rsidRDefault="00FE49F7" w:rsidP="00CD2B3B">
      <w:pPr>
        <w:numPr>
          <w:ilvl w:val="4"/>
          <w:numId w:val="1"/>
        </w:numPr>
        <w:spacing w:line="360" w:lineRule="auto"/>
        <w:jc w:val="both"/>
        <w:rPr>
          <w:rFonts w:ascii="Arial" w:hAnsi="Arial" w:cs="David"/>
          <w:sz w:val="24"/>
          <w:szCs w:val="24"/>
        </w:rPr>
      </w:pPr>
      <w:r w:rsidRPr="00CA49A6">
        <w:rPr>
          <w:rFonts w:ascii="Arial" w:hAnsi="Arial" w:cs="David" w:hint="cs"/>
          <w:sz w:val="24"/>
          <w:szCs w:val="24"/>
          <w:rtl/>
        </w:rPr>
        <w:t xml:space="preserve">זכאות תקופתית - לחלק מרכבי המשרד </w:t>
      </w:r>
      <w:r w:rsidR="00B30FB6" w:rsidRPr="00CA49A6">
        <w:rPr>
          <w:rFonts w:ascii="Arial" w:hAnsi="Arial" w:cs="David" w:hint="cs"/>
          <w:sz w:val="24"/>
          <w:szCs w:val="24"/>
          <w:rtl/>
        </w:rPr>
        <w:t>ו</w:t>
      </w:r>
      <w:r w:rsidR="007F6F48" w:rsidRPr="00CA49A6">
        <w:rPr>
          <w:rFonts w:ascii="Arial" w:hAnsi="Arial" w:cs="David" w:hint="cs"/>
          <w:sz w:val="24"/>
          <w:szCs w:val="24"/>
          <w:rtl/>
        </w:rPr>
        <w:t xml:space="preserve">בנוסף לזכאות היומית </w:t>
      </w:r>
      <w:r w:rsidRPr="00CA49A6">
        <w:rPr>
          <w:rFonts w:ascii="Arial" w:hAnsi="Arial" w:cs="David" w:hint="cs"/>
          <w:sz w:val="24"/>
          <w:szCs w:val="24"/>
          <w:rtl/>
        </w:rPr>
        <w:t>כפי שיוגדר ע"י המזמין.</w:t>
      </w:r>
    </w:p>
    <w:p w:rsidR="00FE49F7" w:rsidRPr="00101058" w:rsidRDefault="00FE49F7" w:rsidP="00A806B8">
      <w:pPr>
        <w:numPr>
          <w:ilvl w:val="3"/>
          <w:numId w:val="1"/>
        </w:numPr>
        <w:tabs>
          <w:tab w:val="num" w:pos="1983"/>
        </w:tabs>
        <w:spacing w:line="360" w:lineRule="auto"/>
        <w:ind w:left="1854"/>
        <w:rPr>
          <w:rFonts w:ascii="Arial" w:hAnsi="Arial" w:cs="David"/>
          <w:b/>
          <w:bCs/>
          <w:sz w:val="24"/>
          <w:szCs w:val="24"/>
        </w:rPr>
      </w:pPr>
      <w:r w:rsidRPr="00101058">
        <w:rPr>
          <w:rFonts w:ascii="Arial" w:hAnsi="Arial" w:cs="David" w:hint="cs"/>
          <w:b/>
          <w:bCs/>
          <w:sz w:val="24"/>
          <w:szCs w:val="24"/>
          <w:rtl/>
        </w:rPr>
        <w:t>תהליך תדלוק רכבים באמצעות התקן תדלוק אוניברסאלי בתחנות דלק אזרחיות:</w:t>
      </w:r>
    </w:p>
    <w:p w:rsidR="00FE49F7" w:rsidRDefault="00FE49F7" w:rsidP="00A806B8">
      <w:pPr>
        <w:numPr>
          <w:ilvl w:val="4"/>
          <w:numId w:val="1"/>
        </w:numPr>
        <w:tabs>
          <w:tab w:val="clear" w:pos="3348"/>
          <w:tab w:val="num" w:pos="3401"/>
        </w:tabs>
        <w:spacing w:line="360" w:lineRule="auto"/>
        <w:rPr>
          <w:rFonts w:ascii="Arial" w:hAnsi="Arial" w:cs="David" w:hint="cs"/>
          <w:sz w:val="24"/>
          <w:szCs w:val="24"/>
        </w:rPr>
      </w:pPr>
      <w:r>
        <w:rPr>
          <w:rFonts w:ascii="Arial" w:hAnsi="Arial" w:cs="David" w:hint="cs"/>
          <w:sz w:val="24"/>
          <w:szCs w:val="24"/>
          <w:rtl/>
        </w:rPr>
        <w:t xml:space="preserve">טרם פעולת התדלוק והחיוב, </w:t>
      </w:r>
      <w:r w:rsidRPr="00751D02">
        <w:rPr>
          <w:rFonts w:ascii="Arial" w:hAnsi="Arial" w:cs="David" w:hint="cs"/>
          <w:sz w:val="24"/>
          <w:szCs w:val="24"/>
          <w:rtl/>
        </w:rPr>
        <w:t xml:space="preserve">בעת הכנסת המשאבה לפיית התדלוק יבוצע </w:t>
      </w:r>
      <w:r w:rsidR="00A806B8">
        <w:rPr>
          <w:rFonts w:ascii="Arial" w:hAnsi="Arial" w:cs="David" w:hint="cs"/>
          <w:sz w:val="24"/>
          <w:szCs w:val="24"/>
          <w:rtl/>
        </w:rPr>
        <w:t xml:space="preserve">ע"י חברות הדלק </w:t>
      </w:r>
      <w:r w:rsidR="00CA49A6">
        <w:rPr>
          <w:rFonts w:ascii="Arial" w:hAnsi="Arial" w:cs="David" w:hint="cs"/>
          <w:sz w:val="24"/>
          <w:szCs w:val="24"/>
          <w:rtl/>
        </w:rPr>
        <w:t xml:space="preserve">תהליך זיהוי נתוני </w:t>
      </w:r>
      <w:r>
        <w:rPr>
          <w:rFonts w:ascii="Arial" w:hAnsi="Arial" w:cs="David" w:hint="cs"/>
          <w:sz w:val="24"/>
          <w:szCs w:val="24"/>
          <w:rtl/>
        </w:rPr>
        <w:t xml:space="preserve">התקן </w:t>
      </w:r>
      <w:r w:rsidR="00CA49A6">
        <w:rPr>
          <w:rFonts w:ascii="Arial" w:hAnsi="Arial" w:cs="David" w:hint="cs"/>
          <w:sz w:val="24"/>
          <w:szCs w:val="24"/>
          <w:rtl/>
        </w:rPr>
        <w:t xml:space="preserve">התדלוק </w:t>
      </w:r>
      <w:r>
        <w:rPr>
          <w:rFonts w:ascii="Arial" w:hAnsi="Arial" w:cs="David" w:hint="cs"/>
          <w:sz w:val="24"/>
          <w:szCs w:val="24"/>
          <w:rtl/>
        </w:rPr>
        <w:t xml:space="preserve">האוניברסאלי ותערך בדיקה שתוודא את היותו פעיל, את </w:t>
      </w:r>
      <w:r w:rsidR="00A806B8">
        <w:rPr>
          <w:rFonts w:ascii="Arial" w:hAnsi="Arial" w:cs="David" w:hint="cs"/>
          <w:sz w:val="24"/>
          <w:szCs w:val="24"/>
          <w:rtl/>
        </w:rPr>
        <w:t xml:space="preserve">קיומה של יתרת </w:t>
      </w:r>
      <w:r>
        <w:rPr>
          <w:rFonts w:ascii="Arial" w:hAnsi="Arial" w:cs="David" w:hint="cs"/>
          <w:sz w:val="24"/>
          <w:szCs w:val="24"/>
          <w:rtl/>
        </w:rPr>
        <w:t xml:space="preserve">סל הזכאות </w:t>
      </w:r>
      <w:r w:rsidR="00A806B8">
        <w:rPr>
          <w:rFonts w:ascii="Arial" w:hAnsi="Arial" w:cs="David" w:hint="cs"/>
          <w:sz w:val="24"/>
          <w:szCs w:val="24"/>
          <w:rtl/>
        </w:rPr>
        <w:t>של הרכב</w:t>
      </w:r>
      <w:r w:rsidR="007568FA">
        <w:rPr>
          <w:rFonts w:ascii="Arial" w:hAnsi="Arial" w:cs="David" w:hint="cs"/>
          <w:sz w:val="24"/>
          <w:szCs w:val="24"/>
          <w:rtl/>
        </w:rPr>
        <w:t xml:space="preserve"> ואת </w:t>
      </w:r>
      <w:r>
        <w:rPr>
          <w:rFonts w:ascii="Arial" w:hAnsi="Arial" w:cs="David" w:hint="cs"/>
          <w:sz w:val="24"/>
          <w:szCs w:val="24"/>
          <w:rtl/>
        </w:rPr>
        <w:t xml:space="preserve">סוג </w:t>
      </w:r>
      <w:r w:rsidR="007568FA">
        <w:rPr>
          <w:rFonts w:ascii="Arial" w:hAnsi="Arial" w:cs="David" w:hint="cs"/>
          <w:sz w:val="24"/>
          <w:szCs w:val="24"/>
          <w:rtl/>
        </w:rPr>
        <w:t>ה</w:t>
      </w:r>
      <w:r>
        <w:rPr>
          <w:rFonts w:ascii="Arial" w:hAnsi="Arial" w:cs="David" w:hint="cs"/>
          <w:sz w:val="24"/>
          <w:szCs w:val="24"/>
          <w:rtl/>
        </w:rPr>
        <w:t>תזקיק.</w:t>
      </w:r>
      <w:r w:rsidR="00514D3A">
        <w:rPr>
          <w:rFonts w:ascii="Arial" w:hAnsi="Arial" w:cs="David" w:hint="cs"/>
          <w:sz w:val="24"/>
          <w:szCs w:val="24"/>
          <w:rtl/>
        </w:rPr>
        <w:t xml:space="preserve"> לצורך </w:t>
      </w:r>
      <w:r w:rsidR="00A806B8">
        <w:rPr>
          <w:rFonts w:ascii="Arial" w:hAnsi="Arial" w:cs="David" w:hint="cs"/>
          <w:sz w:val="24"/>
          <w:szCs w:val="24"/>
          <w:rtl/>
        </w:rPr>
        <w:t xml:space="preserve">ביצוע הבדיקה כאמור, </w:t>
      </w:r>
      <w:r w:rsidR="00514D3A">
        <w:rPr>
          <w:rFonts w:ascii="Arial" w:hAnsi="Arial" w:cs="David" w:hint="cs"/>
          <w:sz w:val="24"/>
          <w:szCs w:val="24"/>
          <w:rtl/>
        </w:rPr>
        <w:t>תעביר החברה המפעילה לחברות הדלק את הנתונים שלהלן:</w:t>
      </w:r>
    </w:p>
    <w:p w:rsidR="00514D3A" w:rsidRPr="008109D5" w:rsidRDefault="00514D3A" w:rsidP="00A806B8">
      <w:pPr>
        <w:spacing w:line="360" w:lineRule="auto"/>
        <w:ind w:left="3348"/>
        <w:rPr>
          <w:rFonts w:ascii="Arial" w:hAnsi="Arial" w:cs="David"/>
          <w:sz w:val="24"/>
          <w:szCs w:val="24"/>
          <w:rtl/>
        </w:rPr>
      </w:pPr>
      <w:r w:rsidRPr="00901A16">
        <w:rPr>
          <w:rFonts w:ascii="Arial" w:hAnsi="Arial" w:cs="David" w:hint="cs"/>
          <w:sz w:val="24"/>
          <w:szCs w:val="24"/>
          <w:rtl/>
        </w:rPr>
        <w:t>* מספר הרכב כפי שמופיע בהתקן</w:t>
      </w:r>
      <w:r>
        <w:rPr>
          <w:rFonts w:ascii="Arial" w:hAnsi="Arial" w:cs="David" w:hint="cs"/>
          <w:sz w:val="24"/>
          <w:szCs w:val="24"/>
          <w:rtl/>
        </w:rPr>
        <w:t xml:space="preserve"> האוניברסאלי</w:t>
      </w:r>
      <w:r w:rsidRPr="008109D5">
        <w:rPr>
          <w:rFonts w:ascii="Arial" w:hAnsi="Arial" w:cs="David" w:hint="cs"/>
          <w:sz w:val="24"/>
          <w:szCs w:val="24"/>
          <w:rtl/>
        </w:rPr>
        <w:t>.</w:t>
      </w:r>
      <w:r>
        <w:rPr>
          <w:rFonts w:ascii="Arial" w:hAnsi="Arial" w:cs="David"/>
          <w:sz w:val="24"/>
          <w:szCs w:val="24"/>
          <w:rtl/>
        </w:rPr>
        <w:br/>
      </w:r>
      <w:r w:rsidRPr="008109D5">
        <w:rPr>
          <w:rFonts w:ascii="Arial" w:hAnsi="Arial" w:cs="David"/>
          <w:sz w:val="24"/>
          <w:szCs w:val="24"/>
          <w:rtl/>
        </w:rPr>
        <w:t>*</w:t>
      </w:r>
      <w:r>
        <w:rPr>
          <w:rFonts w:ascii="Arial" w:hAnsi="Arial" w:cs="David" w:hint="cs"/>
          <w:sz w:val="24"/>
          <w:szCs w:val="24"/>
          <w:rtl/>
        </w:rPr>
        <w:t xml:space="preserve"> </w:t>
      </w:r>
      <w:r w:rsidRPr="008109D5">
        <w:rPr>
          <w:rFonts w:ascii="Arial" w:hAnsi="Arial" w:cs="David"/>
          <w:sz w:val="24"/>
          <w:szCs w:val="24"/>
          <w:rtl/>
        </w:rPr>
        <w:t xml:space="preserve">היקף </w:t>
      </w:r>
      <w:r>
        <w:rPr>
          <w:rFonts w:ascii="Arial" w:hAnsi="Arial" w:cs="David" w:hint="cs"/>
          <w:sz w:val="24"/>
          <w:szCs w:val="24"/>
          <w:rtl/>
        </w:rPr>
        <w:t>הזכאות</w:t>
      </w:r>
      <w:r w:rsidRPr="008109D5">
        <w:rPr>
          <w:rFonts w:ascii="Arial" w:hAnsi="Arial" w:cs="David"/>
          <w:sz w:val="24"/>
          <w:szCs w:val="24"/>
          <w:rtl/>
        </w:rPr>
        <w:t xml:space="preserve"> </w:t>
      </w:r>
      <w:r>
        <w:rPr>
          <w:rFonts w:ascii="Arial" w:hAnsi="Arial" w:cs="David" w:hint="cs"/>
          <w:sz w:val="24"/>
          <w:szCs w:val="24"/>
          <w:rtl/>
        </w:rPr>
        <w:t>התקופתית</w:t>
      </w:r>
      <w:r w:rsidRPr="008109D5">
        <w:rPr>
          <w:rFonts w:ascii="Arial" w:hAnsi="Arial" w:cs="David"/>
          <w:sz w:val="24"/>
          <w:szCs w:val="24"/>
          <w:rtl/>
        </w:rPr>
        <w:t xml:space="preserve"> </w:t>
      </w:r>
      <w:r w:rsidRPr="008109D5">
        <w:rPr>
          <w:rFonts w:ascii="Arial" w:hAnsi="Arial" w:cs="David" w:hint="eastAsia"/>
          <w:sz w:val="24"/>
          <w:szCs w:val="24"/>
          <w:rtl/>
        </w:rPr>
        <w:t>בליטרים</w:t>
      </w:r>
      <w:r w:rsidRPr="008109D5">
        <w:rPr>
          <w:rFonts w:ascii="Arial" w:hAnsi="Arial" w:cs="David"/>
          <w:sz w:val="24"/>
          <w:szCs w:val="24"/>
          <w:rtl/>
        </w:rPr>
        <w:t xml:space="preserve"> </w:t>
      </w:r>
      <w:r w:rsidRPr="008109D5">
        <w:rPr>
          <w:rFonts w:ascii="Arial" w:hAnsi="Arial" w:cs="David" w:hint="eastAsia"/>
          <w:sz w:val="24"/>
          <w:szCs w:val="24"/>
          <w:rtl/>
        </w:rPr>
        <w:t>והיתרה</w:t>
      </w:r>
      <w:r w:rsidRPr="008109D5">
        <w:rPr>
          <w:rFonts w:ascii="Arial" w:hAnsi="Arial" w:cs="David"/>
          <w:sz w:val="24"/>
          <w:szCs w:val="24"/>
          <w:rtl/>
        </w:rPr>
        <w:t xml:space="preserve"> </w:t>
      </w:r>
      <w:r w:rsidRPr="008109D5">
        <w:rPr>
          <w:rFonts w:ascii="Arial" w:hAnsi="Arial" w:cs="David" w:hint="eastAsia"/>
          <w:sz w:val="24"/>
          <w:szCs w:val="24"/>
          <w:rtl/>
        </w:rPr>
        <w:t>לניצול</w:t>
      </w:r>
      <w:r w:rsidRPr="008109D5">
        <w:rPr>
          <w:rFonts w:ascii="Arial" w:hAnsi="Arial" w:cs="David"/>
          <w:sz w:val="24"/>
          <w:szCs w:val="24"/>
          <w:rtl/>
        </w:rPr>
        <w:t xml:space="preserve"> נכון לאותו </w:t>
      </w:r>
      <w:r>
        <w:rPr>
          <w:rFonts w:ascii="Arial" w:hAnsi="Arial" w:cs="David" w:hint="cs"/>
          <w:sz w:val="24"/>
          <w:szCs w:val="24"/>
          <w:rtl/>
        </w:rPr>
        <w:t xml:space="preserve">  </w:t>
      </w:r>
      <w:r>
        <w:rPr>
          <w:rFonts w:ascii="Arial" w:hAnsi="Arial" w:cs="David"/>
          <w:sz w:val="24"/>
          <w:szCs w:val="24"/>
          <w:rtl/>
        </w:rPr>
        <w:br/>
      </w:r>
      <w:r>
        <w:rPr>
          <w:rFonts w:ascii="Arial" w:hAnsi="Arial" w:cs="David" w:hint="cs"/>
          <w:sz w:val="24"/>
          <w:szCs w:val="24"/>
          <w:rtl/>
        </w:rPr>
        <w:t xml:space="preserve">   </w:t>
      </w:r>
      <w:r w:rsidRPr="008109D5">
        <w:rPr>
          <w:rFonts w:ascii="Arial" w:hAnsi="Arial" w:cs="David"/>
          <w:sz w:val="24"/>
          <w:szCs w:val="24"/>
          <w:rtl/>
        </w:rPr>
        <w:t xml:space="preserve">יום, </w:t>
      </w:r>
      <w:r>
        <w:rPr>
          <w:rFonts w:ascii="Arial" w:hAnsi="Arial" w:cs="David" w:hint="cs"/>
          <w:sz w:val="24"/>
          <w:szCs w:val="24"/>
          <w:rtl/>
        </w:rPr>
        <w:t>טרם</w:t>
      </w:r>
      <w:r w:rsidRPr="008109D5">
        <w:rPr>
          <w:rFonts w:ascii="Arial" w:hAnsi="Arial" w:cs="David"/>
          <w:sz w:val="24"/>
          <w:szCs w:val="24"/>
          <w:rtl/>
        </w:rPr>
        <w:t xml:space="preserve"> ביצוע התדלוק.</w:t>
      </w:r>
      <w:r w:rsidR="00A806B8">
        <w:rPr>
          <w:rFonts w:ascii="Arial" w:hAnsi="Arial" w:cs="David" w:hint="cs"/>
          <w:sz w:val="24"/>
          <w:szCs w:val="24"/>
          <w:rtl/>
        </w:rPr>
        <w:br/>
        <w:t>* סוג התזקיק.</w:t>
      </w:r>
    </w:p>
    <w:p w:rsidR="00FE49F7" w:rsidRDefault="00FE49F7" w:rsidP="00CD2B3B">
      <w:pPr>
        <w:numPr>
          <w:ilvl w:val="4"/>
          <w:numId w:val="1"/>
        </w:numPr>
        <w:tabs>
          <w:tab w:val="clear" w:pos="3348"/>
          <w:tab w:val="num" w:pos="3259"/>
        </w:tabs>
        <w:spacing w:line="360" w:lineRule="auto"/>
        <w:jc w:val="both"/>
        <w:rPr>
          <w:rFonts w:ascii="Arial" w:hAnsi="Arial" w:cs="David"/>
          <w:sz w:val="24"/>
          <w:szCs w:val="24"/>
        </w:rPr>
      </w:pPr>
      <w:r>
        <w:rPr>
          <w:rFonts w:ascii="Arial" w:hAnsi="Arial" w:cs="David" w:hint="cs"/>
          <w:sz w:val="24"/>
          <w:szCs w:val="24"/>
          <w:rtl/>
        </w:rPr>
        <w:t>כמו כן</w:t>
      </w:r>
      <w:r w:rsidR="009A7044">
        <w:rPr>
          <w:rFonts w:ascii="Arial" w:hAnsi="Arial" w:cs="David" w:hint="cs"/>
          <w:sz w:val="24"/>
          <w:szCs w:val="24"/>
          <w:rtl/>
        </w:rPr>
        <w:t>,</w:t>
      </w:r>
      <w:r>
        <w:rPr>
          <w:rFonts w:ascii="Arial" w:hAnsi="Arial" w:cs="David" w:hint="cs"/>
          <w:sz w:val="24"/>
          <w:szCs w:val="24"/>
          <w:rtl/>
        </w:rPr>
        <w:t xml:space="preserve"> </w:t>
      </w:r>
      <w:r w:rsidR="00906254">
        <w:rPr>
          <w:rFonts w:ascii="Arial" w:hAnsi="Arial" w:cs="David" w:hint="cs"/>
          <w:sz w:val="24"/>
          <w:szCs w:val="24"/>
          <w:rtl/>
        </w:rPr>
        <w:t>טרם פעולת התדלוק והחיוב</w:t>
      </w:r>
      <w:r w:rsidR="00B45601">
        <w:rPr>
          <w:rFonts w:ascii="Arial" w:hAnsi="Arial" w:cs="David" w:hint="cs"/>
          <w:sz w:val="24"/>
          <w:szCs w:val="24"/>
          <w:rtl/>
        </w:rPr>
        <w:t xml:space="preserve"> ברכבי צה"ל בלבד</w:t>
      </w:r>
      <w:r w:rsidR="00906254">
        <w:rPr>
          <w:rFonts w:ascii="Arial" w:hAnsi="Arial" w:cs="David" w:hint="cs"/>
          <w:sz w:val="24"/>
          <w:szCs w:val="24"/>
          <w:rtl/>
        </w:rPr>
        <w:t xml:space="preserve">, </w:t>
      </w:r>
      <w:r>
        <w:rPr>
          <w:rFonts w:ascii="Arial" w:hAnsi="Arial" w:cs="David" w:hint="cs"/>
          <w:sz w:val="24"/>
          <w:szCs w:val="24"/>
          <w:rtl/>
        </w:rPr>
        <w:t>יבוצע זיהוי ב</w:t>
      </w:r>
      <w:r w:rsidR="009A7044">
        <w:rPr>
          <w:rFonts w:ascii="Arial" w:hAnsi="Arial" w:cs="David" w:hint="cs"/>
          <w:sz w:val="24"/>
          <w:szCs w:val="24"/>
          <w:rtl/>
        </w:rPr>
        <w:t>מנגנון ה</w:t>
      </w:r>
      <w:r w:rsidR="00D00A74">
        <w:rPr>
          <w:rFonts w:ascii="Arial" w:hAnsi="Arial" w:cs="David" w:hint="cs"/>
          <w:sz w:val="24"/>
          <w:szCs w:val="24"/>
          <w:rtl/>
        </w:rPr>
        <w:t>אבטחה</w:t>
      </w:r>
      <w:r w:rsidR="009A7044">
        <w:rPr>
          <w:rFonts w:ascii="Arial" w:hAnsi="Arial" w:cs="David" w:hint="cs"/>
          <w:sz w:val="24"/>
          <w:szCs w:val="24"/>
          <w:rtl/>
        </w:rPr>
        <w:t xml:space="preserve"> הנוסף כמפורט בסעיף 3.4 לעיל.</w:t>
      </w:r>
      <w:r>
        <w:rPr>
          <w:rFonts w:ascii="Arial" w:hAnsi="Arial" w:cs="David" w:hint="cs"/>
          <w:sz w:val="24"/>
          <w:szCs w:val="24"/>
          <w:rtl/>
        </w:rPr>
        <w:t xml:space="preserve"> </w:t>
      </w:r>
    </w:p>
    <w:p w:rsidR="00FE49F7" w:rsidRDefault="00FE49F7" w:rsidP="00CD2B3B">
      <w:pPr>
        <w:numPr>
          <w:ilvl w:val="4"/>
          <w:numId w:val="1"/>
        </w:numPr>
        <w:tabs>
          <w:tab w:val="clear" w:pos="3348"/>
        </w:tabs>
        <w:spacing w:line="360" w:lineRule="auto"/>
        <w:jc w:val="both"/>
        <w:rPr>
          <w:rFonts w:ascii="Arial" w:hAnsi="Arial" w:cs="David"/>
          <w:sz w:val="24"/>
          <w:szCs w:val="24"/>
        </w:rPr>
      </w:pPr>
      <w:r>
        <w:rPr>
          <w:rFonts w:ascii="Arial" w:hAnsi="Arial" w:cs="David" w:hint="cs"/>
          <w:sz w:val="24"/>
          <w:szCs w:val="24"/>
          <w:rtl/>
        </w:rPr>
        <w:t xml:space="preserve">לאחר </w:t>
      </w:r>
      <w:r w:rsidR="00AC164A">
        <w:rPr>
          <w:rFonts w:ascii="Arial" w:hAnsi="Arial" w:cs="David" w:hint="cs"/>
          <w:sz w:val="24"/>
          <w:szCs w:val="24"/>
          <w:rtl/>
        </w:rPr>
        <w:t xml:space="preserve">השלמת תהליך הזיהוי </w:t>
      </w:r>
      <w:r>
        <w:rPr>
          <w:rFonts w:ascii="Arial" w:hAnsi="Arial" w:cs="David" w:hint="cs"/>
          <w:sz w:val="24"/>
          <w:szCs w:val="24"/>
          <w:rtl/>
        </w:rPr>
        <w:t>תפתח המשאבה לתדלוק.</w:t>
      </w:r>
    </w:p>
    <w:p w:rsidR="00FE49F7" w:rsidRDefault="00FE49F7" w:rsidP="001374A5">
      <w:pPr>
        <w:numPr>
          <w:ilvl w:val="4"/>
          <w:numId w:val="1"/>
        </w:numPr>
        <w:tabs>
          <w:tab w:val="clear" w:pos="3348"/>
          <w:tab w:val="num" w:pos="3259"/>
        </w:tabs>
        <w:spacing w:line="360" w:lineRule="auto"/>
        <w:jc w:val="both"/>
        <w:rPr>
          <w:rFonts w:ascii="Arial" w:hAnsi="Arial" w:cs="David"/>
          <w:sz w:val="24"/>
          <w:szCs w:val="24"/>
        </w:rPr>
      </w:pPr>
      <w:r w:rsidRPr="00E24234">
        <w:rPr>
          <w:rFonts w:ascii="Arial" w:hAnsi="Arial" w:cs="David" w:hint="cs"/>
          <w:sz w:val="24"/>
          <w:szCs w:val="24"/>
          <w:rtl/>
        </w:rPr>
        <w:t xml:space="preserve">עם </w:t>
      </w:r>
      <w:r>
        <w:rPr>
          <w:rFonts w:ascii="Arial" w:hAnsi="Arial" w:cs="David" w:hint="cs"/>
          <w:sz w:val="24"/>
          <w:szCs w:val="24"/>
          <w:rtl/>
        </w:rPr>
        <w:t>סיום</w:t>
      </w:r>
      <w:r w:rsidRPr="00E24234">
        <w:rPr>
          <w:rFonts w:ascii="Arial" w:hAnsi="Arial" w:cs="David" w:hint="cs"/>
          <w:sz w:val="24"/>
          <w:szCs w:val="24"/>
          <w:rtl/>
        </w:rPr>
        <w:t xml:space="preserve"> </w:t>
      </w:r>
      <w:r>
        <w:rPr>
          <w:rFonts w:ascii="Arial" w:hAnsi="Arial" w:cs="David" w:hint="cs"/>
          <w:sz w:val="24"/>
          <w:szCs w:val="24"/>
          <w:rtl/>
        </w:rPr>
        <w:t>פעולת התדלוק</w:t>
      </w:r>
      <w:r w:rsidRPr="00E24234">
        <w:rPr>
          <w:rFonts w:ascii="Arial" w:hAnsi="Arial" w:cs="David" w:hint="cs"/>
          <w:sz w:val="24"/>
          <w:szCs w:val="24"/>
          <w:rtl/>
        </w:rPr>
        <w:t xml:space="preserve">, </w:t>
      </w:r>
      <w:r w:rsidR="001374A5">
        <w:rPr>
          <w:rFonts w:ascii="Arial" w:hAnsi="Arial" w:cs="David" w:hint="cs"/>
          <w:sz w:val="24"/>
          <w:szCs w:val="24"/>
          <w:rtl/>
        </w:rPr>
        <w:t xml:space="preserve">החברה המפעילה </w:t>
      </w:r>
      <w:r>
        <w:rPr>
          <w:rFonts w:ascii="Arial" w:hAnsi="Arial" w:cs="David" w:hint="cs"/>
          <w:sz w:val="24"/>
          <w:szCs w:val="24"/>
          <w:rtl/>
        </w:rPr>
        <w:t>תפח</w:t>
      </w:r>
      <w:r w:rsidR="001374A5">
        <w:rPr>
          <w:rFonts w:ascii="Arial" w:hAnsi="Arial" w:cs="David" w:hint="cs"/>
          <w:sz w:val="24"/>
          <w:szCs w:val="24"/>
          <w:rtl/>
        </w:rPr>
        <w:t>י</w:t>
      </w:r>
      <w:r>
        <w:rPr>
          <w:rFonts w:ascii="Arial" w:hAnsi="Arial" w:cs="David" w:hint="cs"/>
          <w:sz w:val="24"/>
          <w:szCs w:val="24"/>
          <w:rtl/>
        </w:rPr>
        <w:t xml:space="preserve">ת </w:t>
      </w:r>
      <w:r w:rsidR="001374A5">
        <w:rPr>
          <w:rFonts w:ascii="Arial" w:hAnsi="Arial" w:cs="David" w:hint="cs"/>
          <w:sz w:val="24"/>
          <w:szCs w:val="24"/>
          <w:rtl/>
        </w:rPr>
        <w:t xml:space="preserve">את </w:t>
      </w:r>
      <w:r>
        <w:rPr>
          <w:rFonts w:ascii="Arial" w:hAnsi="Arial" w:cs="David" w:hint="cs"/>
          <w:sz w:val="24"/>
          <w:szCs w:val="24"/>
          <w:rtl/>
        </w:rPr>
        <w:t>כמות הדלק בליטרים</w:t>
      </w:r>
      <w:r w:rsidRPr="00E24234">
        <w:rPr>
          <w:rFonts w:ascii="Arial" w:hAnsi="Arial" w:cs="David" w:hint="cs"/>
          <w:sz w:val="24"/>
          <w:szCs w:val="24"/>
          <w:rtl/>
        </w:rPr>
        <w:t xml:space="preserve"> מיתרת סל הזכאות </w:t>
      </w:r>
      <w:r>
        <w:rPr>
          <w:rFonts w:ascii="Arial" w:hAnsi="Arial" w:cs="David" w:hint="cs"/>
          <w:sz w:val="24"/>
          <w:szCs w:val="24"/>
          <w:rtl/>
        </w:rPr>
        <w:t>(יומית ותקופתית)</w:t>
      </w:r>
      <w:r w:rsidR="00906254">
        <w:rPr>
          <w:rFonts w:ascii="Arial" w:hAnsi="Arial" w:cs="David" w:hint="cs"/>
          <w:sz w:val="24"/>
          <w:szCs w:val="24"/>
          <w:rtl/>
        </w:rPr>
        <w:t xml:space="preserve"> של הרכב</w:t>
      </w:r>
      <w:r>
        <w:rPr>
          <w:rFonts w:ascii="Arial" w:hAnsi="Arial" w:cs="David" w:hint="cs"/>
          <w:sz w:val="24"/>
          <w:szCs w:val="24"/>
          <w:rtl/>
        </w:rPr>
        <w:t xml:space="preserve"> </w:t>
      </w:r>
      <w:r w:rsidR="001374A5">
        <w:rPr>
          <w:rFonts w:ascii="Arial" w:hAnsi="Arial" w:cs="David" w:hint="cs"/>
          <w:sz w:val="24"/>
          <w:szCs w:val="24"/>
          <w:rtl/>
        </w:rPr>
        <w:t xml:space="preserve">בהתאם לדיווח שיועבר מחברת הדלק </w:t>
      </w:r>
      <w:r w:rsidRPr="00E24234">
        <w:rPr>
          <w:rFonts w:ascii="Arial" w:hAnsi="Arial" w:cs="David" w:hint="cs"/>
          <w:sz w:val="24"/>
          <w:szCs w:val="24"/>
          <w:rtl/>
        </w:rPr>
        <w:t>והתמורה תיזק</w:t>
      </w:r>
      <w:r w:rsidRPr="00E24234">
        <w:rPr>
          <w:rFonts w:ascii="Arial" w:hAnsi="Arial" w:cs="David" w:hint="eastAsia"/>
          <w:sz w:val="24"/>
          <w:szCs w:val="24"/>
          <w:rtl/>
        </w:rPr>
        <w:t>ף</w:t>
      </w:r>
      <w:r w:rsidRPr="00E24234">
        <w:rPr>
          <w:rFonts w:ascii="Arial" w:hAnsi="Arial" w:cs="David" w:hint="cs"/>
          <w:sz w:val="24"/>
          <w:szCs w:val="24"/>
          <w:rtl/>
        </w:rPr>
        <w:t xml:space="preserve"> לזכות חברת הדלק </w:t>
      </w:r>
      <w:r>
        <w:rPr>
          <w:rFonts w:ascii="Arial" w:hAnsi="Arial" w:cs="David" w:hint="cs"/>
          <w:sz w:val="24"/>
          <w:szCs w:val="24"/>
          <w:rtl/>
        </w:rPr>
        <w:t xml:space="preserve">בה בוצע התדלוק. </w:t>
      </w:r>
    </w:p>
    <w:p w:rsidR="00225FA9" w:rsidRPr="008109D5" w:rsidRDefault="00225FA9" w:rsidP="00CD2B3B">
      <w:pPr>
        <w:spacing w:line="360" w:lineRule="auto"/>
        <w:ind w:left="3348"/>
        <w:jc w:val="both"/>
        <w:rPr>
          <w:rFonts w:ascii="Arial" w:hAnsi="Arial" w:cs="David"/>
          <w:sz w:val="24"/>
          <w:szCs w:val="24"/>
          <w:rtl/>
        </w:rPr>
      </w:pPr>
    </w:p>
    <w:p w:rsidR="00FE49F7" w:rsidRDefault="00FE49F7" w:rsidP="00CD2B3B">
      <w:pPr>
        <w:pStyle w:val="ListParagraph"/>
        <w:numPr>
          <w:ilvl w:val="2"/>
          <w:numId w:val="38"/>
        </w:numPr>
        <w:spacing w:line="360" w:lineRule="auto"/>
        <w:ind w:left="1570"/>
        <w:jc w:val="both"/>
        <w:rPr>
          <w:rFonts w:ascii="Arial" w:hAnsi="Arial" w:cs="David"/>
          <w:b/>
          <w:bCs/>
          <w:sz w:val="24"/>
          <w:szCs w:val="24"/>
        </w:rPr>
      </w:pPr>
      <w:r w:rsidRPr="00C939D3">
        <w:rPr>
          <w:rFonts w:ascii="Arial" w:hAnsi="Arial" w:cs="David" w:hint="cs"/>
          <w:b/>
          <w:bCs/>
          <w:sz w:val="24"/>
          <w:szCs w:val="24"/>
          <w:rtl/>
        </w:rPr>
        <w:t xml:space="preserve">תדלוק בתחנות דלק </w:t>
      </w:r>
      <w:r>
        <w:rPr>
          <w:rFonts w:ascii="Arial" w:hAnsi="Arial" w:cs="David" w:hint="cs"/>
          <w:b/>
          <w:bCs/>
          <w:sz w:val="24"/>
          <w:szCs w:val="24"/>
          <w:rtl/>
        </w:rPr>
        <w:t>צבאיות באמצעות מערכת פטרו"ל</w:t>
      </w:r>
      <w:r w:rsidRPr="00C939D3">
        <w:rPr>
          <w:rFonts w:ascii="Arial" w:hAnsi="Arial" w:cs="David" w:hint="cs"/>
          <w:b/>
          <w:bCs/>
          <w:sz w:val="24"/>
          <w:szCs w:val="24"/>
          <w:rtl/>
        </w:rPr>
        <w:t>:</w:t>
      </w:r>
    </w:p>
    <w:p w:rsidR="00FE49F7" w:rsidRDefault="00FE49F7" w:rsidP="00947C87">
      <w:pPr>
        <w:numPr>
          <w:ilvl w:val="3"/>
          <w:numId w:val="1"/>
        </w:numPr>
        <w:tabs>
          <w:tab w:val="num" w:pos="2408"/>
        </w:tabs>
        <w:spacing w:line="360" w:lineRule="auto"/>
        <w:ind w:left="1854"/>
        <w:jc w:val="both"/>
        <w:rPr>
          <w:rFonts w:ascii="Arial" w:hAnsi="Arial" w:cs="David"/>
          <w:sz w:val="24"/>
          <w:szCs w:val="24"/>
        </w:rPr>
      </w:pPr>
      <w:r w:rsidRPr="00C939D3">
        <w:rPr>
          <w:rFonts w:ascii="Arial" w:hAnsi="Arial" w:cs="David" w:hint="cs"/>
          <w:sz w:val="24"/>
          <w:szCs w:val="24"/>
          <w:rtl/>
        </w:rPr>
        <w:t>תדלוק באמצעות התקני תדלוק אוניברסאליים</w:t>
      </w:r>
      <w:r>
        <w:rPr>
          <w:rFonts w:ascii="Arial" w:hAnsi="Arial" w:cs="David" w:hint="cs"/>
          <w:sz w:val="24"/>
          <w:szCs w:val="24"/>
          <w:rtl/>
        </w:rPr>
        <w:t xml:space="preserve"> על בסיס סל זכאות תקופתית אשר </w:t>
      </w:r>
      <w:r w:rsidR="00906254">
        <w:rPr>
          <w:rFonts w:ascii="Arial" w:hAnsi="Arial" w:cs="David" w:hint="cs"/>
          <w:sz w:val="24"/>
          <w:szCs w:val="24"/>
          <w:rtl/>
        </w:rPr>
        <w:t>י</w:t>
      </w:r>
      <w:r>
        <w:rPr>
          <w:rFonts w:ascii="Arial" w:hAnsi="Arial" w:cs="David" w:hint="cs"/>
          <w:sz w:val="24"/>
          <w:szCs w:val="24"/>
          <w:rtl/>
        </w:rPr>
        <w:t>ו</w:t>
      </w:r>
      <w:r w:rsidRPr="00C939D3">
        <w:rPr>
          <w:rFonts w:ascii="Arial" w:hAnsi="Arial" w:cs="David" w:hint="cs"/>
          <w:sz w:val="24"/>
          <w:szCs w:val="24"/>
          <w:rtl/>
        </w:rPr>
        <w:t xml:space="preserve">קצה לחלק מרכבי </w:t>
      </w:r>
      <w:r w:rsidR="00947C87">
        <w:rPr>
          <w:rFonts w:ascii="Arial" w:hAnsi="Arial" w:cs="David" w:hint="cs"/>
          <w:sz w:val="24"/>
          <w:szCs w:val="24"/>
          <w:rtl/>
        </w:rPr>
        <w:t>צה"ל</w:t>
      </w:r>
      <w:r w:rsidR="00947C87" w:rsidRPr="00C939D3">
        <w:rPr>
          <w:rFonts w:ascii="Arial" w:hAnsi="Arial" w:cs="David" w:hint="cs"/>
          <w:sz w:val="24"/>
          <w:szCs w:val="24"/>
          <w:rtl/>
        </w:rPr>
        <w:t xml:space="preserve"> </w:t>
      </w:r>
      <w:r w:rsidRPr="00C939D3">
        <w:rPr>
          <w:rFonts w:ascii="Arial" w:hAnsi="Arial" w:cs="David" w:hint="cs"/>
          <w:sz w:val="24"/>
          <w:szCs w:val="24"/>
          <w:rtl/>
        </w:rPr>
        <w:t xml:space="preserve">כפי שיוגדר </w:t>
      </w:r>
      <w:r w:rsidR="00906254">
        <w:rPr>
          <w:rFonts w:ascii="Arial" w:hAnsi="Arial" w:cs="David" w:hint="cs"/>
          <w:sz w:val="24"/>
          <w:szCs w:val="24"/>
          <w:rtl/>
        </w:rPr>
        <w:t>על-ידי</w:t>
      </w:r>
      <w:r w:rsidRPr="00C939D3">
        <w:rPr>
          <w:rFonts w:ascii="Arial" w:hAnsi="Arial" w:cs="David" w:hint="cs"/>
          <w:sz w:val="24"/>
          <w:szCs w:val="24"/>
          <w:rtl/>
        </w:rPr>
        <w:t xml:space="preserve"> המזמין</w:t>
      </w:r>
      <w:r w:rsidR="00947C87">
        <w:rPr>
          <w:rFonts w:ascii="Arial" w:hAnsi="Arial" w:cs="David" w:hint="cs"/>
          <w:sz w:val="24"/>
          <w:szCs w:val="24"/>
          <w:rtl/>
        </w:rPr>
        <w:t xml:space="preserve"> </w:t>
      </w:r>
      <w:r w:rsidR="00947C87">
        <w:rPr>
          <w:rFonts w:ascii="Arial" w:hAnsi="Arial" w:cs="David"/>
          <w:sz w:val="24"/>
          <w:szCs w:val="24"/>
          <w:rtl/>
        </w:rPr>
        <w:t>–</w:t>
      </w:r>
      <w:r w:rsidR="00947C87">
        <w:rPr>
          <w:rFonts w:ascii="Arial" w:hAnsi="Arial" w:cs="David" w:hint="cs"/>
          <w:sz w:val="24"/>
          <w:szCs w:val="24"/>
          <w:rtl/>
        </w:rPr>
        <w:t xml:space="preserve"> צה"ל</w:t>
      </w:r>
      <w:r>
        <w:rPr>
          <w:rFonts w:ascii="Arial" w:hAnsi="Arial" w:cs="David" w:hint="cs"/>
          <w:sz w:val="24"/>
          <w:szCs w:val="24"/>
          <w:rtl/>
        </w:rPr>
        <w:t>.</w:t>
      </w:r>
    </w:p>
    <w:p w:rsidR="00FE49F7" w:rsidRPr="00101058" w:rsidRDefault="00FE49F7" w:rsidP="00947C87">
      <w:pPr>
        <w:numPr>
          <w:ilvl w:val="3"/>
          <w:numId w:val="1"/>
        </w:numPr>
        <w:tabs>
          <w:tab w:val="num" w:pos="2408"/>
        </w:tabs>
        <w:spacing w:line="360" w:lineRule="auto"/>
        <w:ind w:left="1854"/>
        <w:jc w:val="both"/>
        <w:rPr>
          <w:rFonts w:ascii="Arial" w:hAnsi="Arial" w:cs="David"/>
          <w:b/>
          <w:bCs/>
          <w:sz w:val="24"/>
          <w:szCs w:val="24"/>
        </w:rPr>
      </w:pPr>
      <w:r w:rsidRPr="00101058">
        <w:rPr>
          <w:rFonts w:ascii="Arial" w:hAnsi="Arial" w:cs="David" w:hint="cs"/>
          <w:b/>
          <w:bCs/>
          <w:sz w:val="24"/>
          <w:szCs w:val="24"/>
          <w:rtl/>
        </w:rPr>
        <w:t xml:space="preserve">תהליך תדלוק רכבי </w:t>
      </w:r>
      <w:r w:rsidR="00947C87">
        <w:rPr>
          <w:rFonts w:ascii="Arial" w:hAnsi="Arial" w:cs="David" w:hint="cs"/>
          <w:b/>
          <w:bCs/>
          <w:sz w:val="24"/>
          <w:szCs w:val="24"/>
          <w:rtl/>
        </w:rPr>
        <w:t xml:space="preserve">צה"ל </w:t>
      </w:r>
      <w:r w:rsidRPr="00101058">
        <w:rPr>
          <w:rFonts w:ascii="Arial" w:hAnsi="Arial" w:cs="David" w:hint="cs"/>
          <w:b/>
          <w:bCs/>
          <w:sz w:val="24"/>
          <w:szCs w:val="24"/>
          <w:rtl/>
        </w:rPr>
        <w:t>באמצעות התקן תדלוק אוניברסאלי בתחנות דלק צבאיות באמצעות מערכת פטרו"ל:</w:t>
      </w:r>
    </w:p>
    <w:p w:rsidR="00E032A7" w:rsidRDefault="00E032A7" w:rsidP="00CD2B3B">
      <w:pPr>
        <w:numPr>
          <w:ilvl w:val="4"/>
          <w:numId w:val="1"/>
        </w:numPr>
        <w:tabs>
          <w:tab w:val="clear" w:pos="3348"/>
          <w:tab w:val="num" w:pos="3401"/>
        </w:tabs>
        <w:spacing w:line="360" w:lineRule="auto"/>
        <w:jc w:val="both"/>
        <w:rPr>
          <w:rFonts w:ascii="Arial" w:hAnsi="Arial" w:cs="David"/>
          <w:sz w:val="24"/>
          <w:szCs w:val="24"/>
        </w:rPr>
      </w:pPr>
      <w:r>
        <w:rPr>
          <w:rFonts w:ascii="Arial" w:hAnsi="Arial" w:cs="David" w:hint="cs"/>
          <w:sz w:val="24"/>
          <w:szCs w:val="24"/>
          <w:rtl/>
        </w:rPr>
        <w:t xml:space="preserve">טרם פעולת התדלוק והחיוב, </w:t>
      </w:r>
      <w:r w:rsidRPr="00751D02">
        <w:rPr>
          <w:rFonts w:ascii="Arial" w:hAnsi="Arial" w:cs="David" w:hint="cs"/>
          <w:sz w:val="24"/>
          <w:szCs w:val="24"/>
          <w:rtl/>
        </w:rPr>
        <w:t xml:space="preserve">בעת הכנסת המשאבה לפיית התדלוק יבוצע </w:t>
      </w:r>
      <w:r w:rsidR="00101058">
        <w:rPr>
          <w:rFonts w:ascii="Arial" w:hAnsi="Arial" w:cs="David" w:hint="cs"/>
          <w:sz w:val="24"/>
          <w:szCs w:val="24"/>
          <w:rtl/>
        </w:rPr>
        <w:t xml:space="preserve">תהליך זיהוי נתוני </w:t>
      </w:r>
      <w:r>
        <w:rPr>
          <w:rFonts w:ascii="Arial" w:hAnsi="Arial" w:cs="David" w:hint="cs"/>
          <w:sz w:val="24"/>
          <w:szCs w:val="24"/>
          <w:rtl/>
        </w:rPr>
        <w:t xml:space="preserve">התקן </w:t>
      </w:r>
      <w:r w:rsidR="00101058">
        <w:rPr>
          <w:rFonts w:ascii="Arial" w:hAnsi="Arial" w:cs="David" w:hint="cs"/>
          <w:sz w:val="24"/>
          <w:szCs w:val="24"/>
          <w:rtl/>
        </w:rPr>
        <w:t xml:space="preserve">התדלוק </w:t>
      </w:r>
      <w:r>
        <w:rPr>
          <w:rFonts w:ascii="Arial" w:hAnsi="Arial" w:cs="David" w:hint="cs"/>
          <w:sz w:val="24"/>
          <w:szCs w:val="24"/>
          <w:rtl/>
        </w:rPr>
        <w:t>האוניברסאלי ותערך בדיקה שתוודא את היותו פעיל, את סל הזכאות העומד לרשותו ואת הגדרות הרכב (סוג תזקיק).</w:t>
      </w:r>
    </w:p>
    <w:p w:rsidR="00FE49F7" w:rsidRDefault="00E032A7" w:rsidP="00CD2B3B">
      <w:pPr>
        <w:numPr>
          <w:ilvl w:val="4"/>
          <w:numId w:val="1"/>
        </w:numPr>
        <w:tabs>
          <w:tab w:val="clear" w:pos="3348"/>
        </w:tabs>
        <w:spacing w:line="360" w:lineRule="auto"/>
        <w:jc w:val="both"/>
        <w:rPr>
          <w:rFonts w:ascii="Arial" w:hAnsi="Arial" w:cs="David"/>
          <w:sz w:val="24"/>
          <w:szCs w:val="24"/>
        </w:rPr>
      </w:pPr>
      <w:r>
        <w:rPr>
          <w:rFonts w:ascii="Arial" w:hAnsi="Arial" w:cs="David" w:hint="cs"/>
          <w:sz w:val="24"/>
          <w:szCs w:val="24"/>
          <w:rtl/>
        </w:rPr>
        <w:t>לאחר השלמת תהליך הזיהוי תפתח המשאבה לתדלוק.</w:t>
      </w:r>
    </w:p>
    <w:p w:rsidR="00D92A82" w:rsidRDefault="00D92A82" w:rsidP="00CD2B3B">
      <w:pPr>
        <w:numPr>
          <w:ilvl w:val="4"/>
          <w:numId w:val="1"/>
        </w:numPr>
        <w:tabs>
          <w:tab w:val="clear" w:pos="3348"/>
          <w:tab w:val="num" w:pos="3259"/>
        </w:tabs>
        <w:spacing w:line="360" w:lineRule="auto"/>
        <w:jc w:val="both"/>
        <w:rPr>
          <w:rFonts w:ascii="Arial" w:hAnsi="Arial" w:cs="David"/>
          <w:sz w:val="24"/>
          <w:szCs w:val="24"/>
        </w:rPr>
      </w:pPr>
      <w:r w:rsidRPr="00E24234">
        <w:rPr>
          <w:rFonts w:ascii="Arial" w:hAnsi="Arial" w:cs="David" w:hint="cs"/>
          <w:sz w:val="24"/>
          <w:szCs w:val="24"/>
          <w:rtl/>
        </w:rPr>
        <w:t xml:space="preserve">עם </w:t>
      </w:r>
      <w:r>
        <w:rPr>
          <w:rFonts w:ascii="Arial" w:hAnsi="Arial" w:cs="David" w:hint="cs"/>
          <w:sz w:val="24"/>
          <w:szCs w:val="24"/>
          <w:rtl/>
        </w:rPr>
        <w:t>סיום</w:t>
      </w:r>
      <w:r w:rsidRPr="00E24234">
        <w:rPr>
          <w:rFonts w:ascii="Arial" w:hAnsi="Arial" w:cs="David" w:hint="cs"/>
          <w:sz w:val="24"/>
          <w:szCs w:val="24"/>
          <w:rtl/>
        </w:rPr>
        <w:t xml:space="preserve"> </w:t>
      </w:r>
      <w:r>
        <w:rPr>
          <w:rFonts w:ascii="Arial" w:hAnsi="Arial" w:cs="David" w:hint="cs"/>
          <w:sz w:val="24"/>
          <w:szCs w:val="24"/>
          <w:rtl/>
        </w:rPr>
        <w:t>פעולת התדלוק</w:t>
      </w:r>
      <w:r w:rsidRPr="00E24234">
        <w:rPr>
          <w:rFonts w:ascii="Arial" w:hAnsi="Arial" w:cs="David" w:hint="cs"/>
          <w:sz w:val="24"/>
          <w:szCs w:val="24"/>
          <w:rtl/>
        </w:rPr>
        <w:t xml:space="preserve">, </w:t>
      </w:r>
      <w:r>
        <w:rPr>
          <w:rFonts w:ascii="Arial" w:hAnsi="Arial" w:cs="David" w:hint="cs"/>
          <w:sz w:val="24"/>
          <w:szCs w:val="24"/>
          <w:rtl/>
        </w:rPr>
        <w:t>תופחת כמות הדלק בליטרים</w:t>
      </w:r>
      <w:r w:rsidRPr="00E24234">
        <w:rPr>
          <w:rFonts w:ascii="Arial" w:hAnsi="Arial" w:cs="David" w:hint="cs"/>
          <w:sz w:val="24"/>
          <w:szCs w:val="24"/>
          <w:rtl/>
        </w:rPr>
        <w:t xml:space="preserve"> מיתרת סל הזכאות </w:t>
      </w:r>
      <w:r>
        <w:rPr>
          <w:rFonts w:ascii="Arial" w:hAnsi="Arial" w:cs="David" w:hint="cs"/>
          <w:sz w:val="24"/>
          <w:szCs w:val="24"/>
          <w:rtl/>
        </w:rPr>
        <w:t>(יומית ותקופתית).</w:t>
      </w:r>
    </w:p>
    <w:p w:rsidR="00FE49F7" w:rsidRPr="00D41F06" w:rsidRDefault="00FE49F7" w:rsidP="00CD2B3B">
      <w:pPr>
        <w:pStyle w:val="ListParagraph"/>
        <w:numPr>
          <w:ilvl w:val="2"/>
          <w:numId w:val="38"/>
        </w:numPr>
        <w:spacing w:line="360" w:lineRule="auto"/>
        <w:ind w:left="1570"/>
        <w:jc w:val="both"/>
        <w:rPr>
          <w:rFonts w:ascii="Arial" w:hAnsi="Arial" w:cs="David"/>
          <w:sz w:val="24"/>
          <w:szCs w:val="24"/>
        </w:rPr>
      </w:pPr>
      <w:r>
        <w:rPr>
          <w:rFonts w:ascii="Arial" w:hAnsi="Arial" w:cs="David" w:hint="cs"/>
          <w:sz w:val="24"/>
          <w:szCs w:val="24"/>
          <w:rtl/>
        </w:rPr>
        <w:t>מידי יום</w:t>
      </w:r>
      <w:r w:rsidRPr="00D41F06">
        <w:rPr>
          <w:rFonts w:ascii="Arial" w:hAnsi="Arial" w:cs="David" w:hint="cs"/>
          <w:sz w:val="24"/>
          <w:szCs w:val="24"/>
          <w:rtl/>
        </w:rPr>
        <w:t xml:space="preserve"> </w:t>
      </w:r>
      <w:r w:rsidR="00D92A82">
        <w:rPr>
          <w:rFonts w:ascii="Arial" w:hAnsi="Arial" w:cs="David" w:hint="cs"/>
          <w:sz w:val="24"/>
          <w:szCs w:val="24"/>
          <w:rtl/>
        </w:rPr>
        <w:t>יעביר</w:t>
      </w:r>
      <w:r w:rsidR="00D92A82" w:rsidRPr="00D41F06">
        <w:rPr>
          <w:rFonts w:ascii="Arial" w:hAnsi="Arial" w:cs="David" w:hint="cs"/>
          <w:sz w:val="24"/>
          <w:szCs w:val="24"/>
          <w:rtl/>
        </w:rPr>
        <w:t xml:space="preserve"> </w:t>
      </w:r>
      <w:r w:rsidRPr="00D41F06">
        <w:rPr>
          <w:rFonts w:ascii="Arial" w:hAnsi="Arial" w:cs="David" w:hint="cs"/>
          <w:sz w:val="24"/>
          <w:szCs w:val="24"/>
          <w:rtl/>
        </w:rPr>
        <w:t xml:space="preserve">המזמין אל החברה המפעילה נתונים </w:t>
      </w:r>
      <w:r w:rsidR="00D92A82">
        <w:rPr>
          <w:rFonts w:ascii="Arial" w:hAnsi="Arial" w:cs="David" w:hint="cs"/>
          <w:sz w:val="24"/>
          <w:szCs w:val="24"/>
          <w:rtl/>
        </w:rPr>
        <w:t>בדבר</w:t>
      </w:r>
      <w:r w:rsidR="00D92A82" w:rsidRPr="00D41F06">
        <w:rPr>
          <w:rFonts w:ascii="Arial" w:hAnsi="Arial" w:cs="David" w:hint="cs"/>
          <w:sz w:val="24"/>
          <w:szCs w:val="24"/>
          <w:rtl/>
        </w:rPr>
        <w:t xml:space="preserve"> </w:t>
      </w:r>
      <w:r w:rsidR="00813EC1">
        <w:rPr>
          <w:rFonts w:ascii="Arial" w:hAnsi="Arial" w:cs="David" w:hint="cs"/>
          <w:sz w:val="24"/>
          <w:szCs w:val="24"/>
          <w:rtl/>
        </w:rPr>
        <w:t>רכבי המשרד</w:t>
      </w:r>
      <w:r w:rsidR="00813EC1" w:rsidRPr="00D41F06">
        <w:rPr>
          <w:rFonts w:ascii="Arial" w:hAnsi="Arial" w:cs="David" w:hint="cs"/>
          <w:sz w:val="24"/>
          <w:szCs w:val="24"/>
          <w:rtl/>
        </w:rPr>
        <w:t xml:space="preserve"> </w:t>
      </w:r>
      <w:r w:rsidRPr="00D41F06">
        <w:rPr>
          <w:rFonts w:ascii="Arial" w:hAnsi="Arial" w:cs="David" w:hint="cs"/>
          <w:sz w:val="24"/>
          <w:szCs w:val="24"/>
          <w:rtl/>
        </w:rPr>
        <w:t>וכן מידע בגין זכאות תקופתית</w:t>
      </w:r>
      <w:r>
        <w:rPr>
          <w:rFonts w:ascii="Arial" w:hAnsi="Arial" w:cs="David" w:hint="cs"/>
          <w:sz w:val="24"/>
          <w:szCs w:val="24"/>
          <w:rtl/>
        </w:rPr>
        <w:t xml:space="preserve"> כפי שמפורטים בסעיף </w:t>
      </w:r>
      <w:r w:rsidRPr="000638F2">
        <w:rPr>
          <w:rFonts w:ascii="Arial" w:hAnsi="Arial" w:cs="David" w:hint="cs"/>
          <w:sz w:val="24"/>
          <w:szCs w:val="24"/>
          <w:rtl/>
        </w:rPr>
        <w:t>5.1</w:t>
      </w:r>
      <w:r w:rsidR="00947C87">
        <w:rPr>
          <w:rFonts w:ascii="Arial" w:hAnsi="Arial" w:cs="David" w:hint="cs"/>
          <w:sz w:val="24"/>
          <w:szCs w:val="24"/>
          <w:rtl/>
        </w:rPr>
        <w:t>, זאת בחלוקה לר</w:t>
      </w:r>
      <w:r w:rsidR="00D71AB8">
        <w:rPr>
          <w:rFonts w:ascii="Arial" w:hAnsi="Arial" w:cs="David" w:hint="cs"/>
          <w:sz w:val="24"/>
          <w:szCs w:val="24"/>
          <w:rtl/>
        </w:rPr>
        <w:t>כ</w:t>
      </w:r>
      <w:r w:rsidR="00947C87">
        <w:rPr>
          <w:rFonts w:ascii="Arial" w:hAnsi="Arial" w:cs="David" w:hint="cs"/>
          <w:sz w:val="24"/>
          <w:szCs w:val="24"/>
          <w:rtl/>
        </w:rPr>
        <w:t>בי צה"ל ורכבי אמו"ן.</w:t>
      </w:r>
    </w:p>
    <w:p w:rsidR="00FE49F7" w:rsidRPr="00D41F06" w:rsidRDefault="00D92A82" w:rsidP="00CD2B3B">
      <w:pPr>
        <w:pStyle w:val="ListParagraph"/>
        <w:numPr>
          <w:ilvl w:val="2"/>
          <w:numId w:val="38"/>
        </w:numPr>
        <w:spacing w:line="360" w:lineRule="auto"/>
        <w:ind w:left="1570"/>
        <w:jc w:val="both"/>
        <w:rPr>
          <w:rFonts w:ascii="Arial" w:hAnsi="Arial" w:cs="David"/>
          <w:sz w:val="24"/>
          <w:szCs w:val="24"/>
        </w:rPr>
      </w:pPr>
      <w:r>
        <w:rPr>
          <w:rFonts w:ascii="Arial" w:hAnsi="Arial" w:cs="David" w:hint="cs"/>
          <w:sz w:val="24"/>
          <w:szCs w:val="24"/>
          <w:rtl/>
        </w:rPr>
        <w:t>י</w:t>
      </w:r>
      <w:r w:rsidR="00FE49F7" w:rsidRPr="00D41F06">
        <w:rPr>
          <w:rFonts w:ascii="Arial" w:hAnsi="Arial" w:cs="David" w:hint="cs"/>
          <w:sz w:val="24"/>
          <w:szCs w:val="24"/>
          <w:rtl/>
        </w:rPr>
        <w:t>ודגש כי הנתון שי</w:t>
      </w:r>
      <w:r>
        <w:rPr>
          <w:rFonts w:ascii="Arial" w:hAnsi="Arial" w:cs="David" w:hint="cs"/>
          <w:sz w:val="24"/>
          <w:szCs w:val="24"/>
          <w:rtl/>
        </w:rPr>
        <w:t>ו</w:t>
      </w:r>
      <w:r w:rsidR="00FE49F7" w:rsidRPr="00D41F06">
        <w:rPr>
          <w:rFonts w:ascii="Arial" w:hAnsi="Arial" w:cs="David" w:hint="cs"/>
          <w:sz w:val="24"/>
          <w:szCs w:val="24"/>
          <w:rtl/>
        </w:rPr>
        <w:t>עבר י</w:t>
      </w:r>
      <w:r>
        <w:rPr>
          <w:rFonts w:ascii="Arial" w:hAnsi="Arial" w:cs="David" w:hint="cs"/>
          <w:sz w:val="24"/>
          <w:szCs w:val="24"/>
          <w:rtl/>
        </w:rPr>
        <w:t>תייחס</w:t>
      </w:r>
      <w:r w:rsidR="00FE49F7" w:rsidRPr="00D41F06">
        <w:rPr>
          <w:rFonts w:ascii="Arial" w:hAnsi="Arial" w:cs="David" w:hint="cs"/>
          <w:sz w:val="24"/>
          <w:szCs w:val="24"/>
          <w:rtl/>
        </w:rPr>
        <w:t xml:space="preserve"> </w:t>
      </w:r>
      <w:r>
        <w:rPr>
          <w:rFonts w:ascii="Arial" w:hAnsi="Arial" w:cs="David" w:hint="cs"/>
          <w:sz w:val="24"/>
          <w:szCs w:val="24"/>
          <w:rtl/>
        </w:rPr>
        <w:t>ל</w:t>
      </w:r>
      <w:r w:rsidR="00FE49F7" w:rsidRPr="00D41F06">
        <w:rPr>
          <w:rFonts w:ascii="Arial" w:hAnsi="Arial" w:cs="David" w:hint="cs"/>
          <w:sz w:val="24"/>
          <w:szCs w:val="24"/>
          <w:rtl/>
        </w:rPr>
        <w:t>זכאות</w:t>
      </w:r>
      <w:r>
        <w:rPr>
          <w:rFonts w:ascii="Arial" w:hAnsi="Arial" w:cs="David" w:hint="cs"/>
          <w:sz w:val="24"/>
          <w:szCs w:val="24"/>
          <w:rtl/>
        </w:rPr>
        <w:t xml:space="preserve"> העדכנית</w:t>
      </w:r>
      <w:r w:rsidR="00FE49F7" w:rsidRPr="00D41F06">
        <w:rPr>
          <w:rFonts w:ascii="Arial" w:hAnsi="Arial" w:cs="David" w:hint="cs"/>
          <w:sz w:val="24"/>
          <w:szCs w:val="24"/>
          <w:rtl/>
        </w:rPr>
        <w:t xml:space="preserve"> </w:t>
      </w:r>
      <w:r>
        <w:rPr>
          <w:rFonts w:ascii="Arial" w:hAnsi="Arial" w:cs="David" w:hint="cs"/>
          <w:sz w:val="24"/>
          <w:szCs w:val="24"/>
          <w:rtl/>
        </w:rPr>
        <w:t>(</w:t>
      </w:r>
      <w:r w:rsidR="00FE49F7" w:rsidRPr="00D41F06">
        <w:rPr>
          <w:rFonts w:ascii="Arial" w:hAnsi="Arial" w:cs="David" w:hint="cs"/>
          <w:sz w:val="24"/>
          <w:szCs w:val="24"/>
          <w:rtl/>
        </w:rPr>
        <w:t xml:space="preserve">ולא </w:t>
      </w:r>
      <w:r>
        <w:rPr>
          <w:rFonts w:ascii="Arial" w:hAnsi="Arial" w:cs="David" w:hint="cs"/>
          <w:sz w:val="24"/>
          <w:szCs w:val="24"/>
          <w:rtl/>
        </w:rPr>
        <w:t>ל</w:t>
      </w:r>
      <w:r w:rsidR="00FE49F7" w:rsidRPr="00D41F06">
        <w:rPr>
          <w:rFonts w:ascii="Arial" w:hAnsi="Arial" w:cs="David" w:hint="cs"/>
          <w:sz w:val="24"/>
          <w:szCs w:val="24"/>
          <w:rtl/>
        </w:rPr>
        <w:t>יתר</w:t>
      </w:r>
      <w:r>
        <w:rPr>
          <w:rFonts w:ascii="Arial" w:hAnsi="Arial" w:cs="David" w:hint="cs"/>
          <w:sz w:val="24"/>
          <w:szCs w:val="24"/>
          <w:rtl/>
        </w:rPr>
        <w:t>ת הזכאות)</w:t>
      </w:r>
      <w:r w:rsidR="00FE49F7" w:rsidRPr="00D41F06">
        <w:rPr>
          <w:rFonts w:ascii="Arial" w:hAnsi="Arial" w:cs="David" w:hint="cs"/>
          <w:sz w:val="24"/>
          <w:szCs w:val="24"/>
          <w:rtl/>
        </w:rPr>
        <w:t>. היתרה תחושב ע"י החברה המפעילה באמצעות הפחתת סך העסקאות מסל הזכאות התקופתית ש</w:t>
      </w:r>
      <w:r>
        <w:rPr>
          <w:rFonts w:ascii="Arial" w:hAnsi="Arial" w:cs="David" w:hint="cs"/>
          <w:sz w:val="24"/>
          <w:szCs w:val="24"/>
          <w:rtl/>
        </w:rPr>
        <w:t>מתעדכן</w:t>
      </w:r>
      <w:r w:rsidR="00FE49F7" w:rsidRPr="00D41F06">
        <w:rPr>
          <w:rFonts w:ascii="Arial" w:hAnsi="Arial" w:cs="David" w:hint="cs"/>
          <w:sz w:val="24"/>
          <w:szCs w:val="24"/>
          <w:rtl/>
        </w:rPr>
        <w:t xml:space="preserve"> ע"י המזמין.</w:t>
      </w:r>
    </w:p>
    <w:p w:rsidR="00FE49F7" w:rsidRPr="000C5773" w:rsidRDefault="00FE49F7" w:rsidP="00CD2B3B">
      <w:pPr>
        <w:pStyle w:val="ListParagraph"/>
        <w:numPr>
          <w:ilvl w:val="2"/>
          <w:numId w:val="38"/>
        </w:numPr>
        <w:spacing w:line="360" w:lineRule="auto"/>
        <w:ind w:left="1570"/>
        <w:jc w:val="both"/>
        <w:rPr>
          <w:rFonts w:ascii="Arial" w:hAnsi="Arial" w:cs="David"/>
          <w:sz w:val="24"/>
          <w:szCs w:val="24"/>
        </w:rPr>
      </w:pPr>
      <w:r>
        <w:rPr>
          <w:rFonts w:ascii="Arial" w:hAnsi="Arial" w:cs="David" w:hint="cs"/>
          <w:sz w:val="24"/>
          <w:szCs w:val="24"/>
          <w:rtl/>
        </w:rPr>
        <w:t xml:space="preserve">החברה המפעילה נדרשת לנהל </w:t>
      </w:r>
      <w:r w:rsidRPr="000C5773">
        <w:rPr>
          <w:rFonts w:ascii="Arial" w:hAnsi="Arial" w:cs="David" w:hint="cs"/>
          <w:sz w:val="24"/>
          <w:szCs w:val="24"/>
          <w:rtl/>
        </w:rPr>
        <w:t xml:space="preserve">בזמן אמת </w:t>
      </w:r>
      <w:r>
        <w:rPr>
          <w:rFonts w:ascii="Arial" w:hAnsi="Arial" w:cs="David" w:hint="cs"/>
          <w:sz w:val="24"/>
          <w:szCs w:val="24"/>
          <w:rtl/>
        </w:rPr>
        <w:t>את</w:t>
      </w:r>
      <w:r w:rsidRPr="000C5773">
        <w:rPr>
          <w:rFonts w:ascii="Arial" w:hAnsi="Arial" w:cs="David" w:hint="cs"/>
          <w:sz w:val="24"/>
          <w:szCs w:val="24"/>
          <w:rtl/>
        </w:rPr>
        <w:t xml:space="preserve"> יכולת </w:t>
      </w:r>
      <w:r>
        <w:rPr>
          <w:rFonts w:ascii="Arial" w:hAnsi="Arial" w:cs="David" w:hint="cs"/>
          <w:sz w:val="24"/>
          <w:szCs w:val="24"/>
          <w:rtl/>
        </w:rPr>
        <w:t>ה</w:t>
      </w:r>
      <w:r w:rsidRPr="000C5773">
        <w:rPr>
          <w:rFonts w:ascii="Arial" w:hAnsi="Arial" w:cs="David" w:hint="cs"/>
          <w:sz w:val="24"/>
          <w:szCs w:val="24"/>
          <w:rtl/>
        </w:rPr>
        <w:t xml:space="preserve">תדלוק באמצעות </w:t>
      </w:r>
      <w:r w:rsidR="00101058">
        <w:rPr>
          <w:rFonts w:ascii="Arial" w:hAnsi="Arial" w:cs="David" w:hint="cs"/>
          <w:sz w:val="24"/>
          <w:szCs w:val="24"/>
          <w:rtl/>
        </w:rPr>
        <w:t>התקני התדלוק</w:t>
      </w:r>
      <w:r>
        <w:rPr>
          <w:rFonts w:ascii="Arial" w:hAnsi="Arial" w:cs="David" w:hint="cs"/>
          <w:sz w:val="24"/>
          <w:szCs w:val="24"/>
          <w:rtl/>
        </w:rPr>
        <w:t xml:space="preserve"> האוניברסאליים</w:t>
      </w:r>
      <w:r w:rsidRPr="000C5773">
        <w:rPr>
          <w:rFonts w:ascii="Arial" w:hAnsi="Arial" w:cs="David" w:hint="cs"/>
          <w:sz w:val="24"/>
          <w:szCs w:val="24"/>
          <w:rtl/>
        </w:rPr>
        <w:t xml:space="preserve"> המותקנים ב</w:t>
      </w:r>
      <w:r>
        <w:rPr>
          <w:rFonts w:ascii="Arial" w:hAnsi="Arial" w:cs="David" w:hint="cs"/>
          <w:sz w:val="24"/>
          <w:szCs w:val="24"/>
          <w:rtl/>
        </w:rPr>
        <w:t xml:space="preserve">רכבי </w:t>
      </w:r>
      <w:r w:rsidRPr="000C5773">
        <w:rPr>
          <w:rFonts w:ascii="Arial" w:hAnsi="Arial" w:cs="David" w:hint="cs"/>
          <w:sz w:val="24"/>
          <w:szCs w:val="24"/>
          <w:rtl/>
        </w:rPr>
        <w:t>המשרד</w:t>
      </w:r>
      <w:r w:rsidR="00947C87">
        <w:rPr>
          <w:rFonts w:ascii="Arial" w:hAnsi="Arial" w:cs="David" w:hint="cs"/>
          <w:sz w:val="24"/>
          <w:szCs w:val="24"/>
          <w:rtl/>
        </w:rPr>
        <w:t>,</w:t>
      </w:r>
      <w:r w:rsidRPr="000C5773">
        <w:rPr>
          <w:rFonts w:ascii="Arial" w:hAnsi="Arial" w:cs="David" w:hint="cs"/>
          <w:sz w:val="24"/>
          <w:szCs w:val="24"/>
          <w:rtl/>
        </w:rPr>
        <w:t xml:space="preserve"> לרבות הצגת יתרת הזכאות (בליטרים) בחשבונית המופקת בתחנות התדלוק של חברות הדלק </w:t>
      </w:r>
      <w:r>
        <w:rPr>
          <w:rFonts w:ascii="Arial" w:hAnsi="Arial" w:cs="David" w:hint="cs"/>
          <w:sz w:val="24"/>
          <w:szCs w:val="24"/>
          <w:rtl/>
        </w:rPr>
        <w:t>עמן יתקשר המשרד</w:t>
      </w:r>
      <w:r w:rsidRPr="000C5773">
        <w:rPr>
          <w:rFonts w:ascii="Arial" w:hAnsi="Arial" w:cs="David" w:hint="cs"/>
          <w:sz w:val="24"/>
          <w:szCs w:val="24"/>
          <w:rtl/>
        </w:rPr>
        <w:t>.</w:t>
      </w:r>
    </w:p>
    <w:p w:rsidR="00813EC1" w:rsidRDefault="00FE49F7" w:rsidP="00CD2B3B">
      <w:pPr>
        <w:pStyle w:val="ListParagraph"/>
        <w:numPr>
          <w:ilvl w:val="2"/>
          <w:numId w:val="38"/>
        </w:numPr>
        <w:spacing w:line="360" w:lineRule="auto"/>
        <w:ind w:left="1570"/>
        <w:jc w:val="both"/>
        <w:rPr>
          <w:rFonts w:ascii="Arial" w:hAnsi="Arial" w:cs="David"/>
          <w:sz w:val="24"/>
          <w:szCs w:val="24"/>
        </w:rPr>
      </w:pPr>
      <w:r>
        <w:rPr>
          <w:rFonts w:ascii="Arial" w:hAnsi="Arial" w:cs="David" w:hint="cs"/>
          <w:sz w:val="24"/>
          <w:szCs w:val="24"/>
          <w:rtl/>
        </w:rPr>
        <w:t xml:space="preserve">החברה המפעילה נדרשת לנהל </w:t>
      </w:r>
      <w:r w:rsidRPr="000C5773">
        <w:rPr>
          <w:rFonts w:ascii="Arial" w:hAnsi="Arial" w:cs="David" w:hint="cs"/>
          <w:sz w:val="24"/>
          <w:szCs w:val="24"/>
          <w:rtl/>
        </w:rPr>
        <w:t xml:space="preserve">בזמן אמת </w:t>
      </w:r>
      <w:r>
        <w:rPr>
          <w:rFonts w:ascii="Arial" w:hAnsi="Arial" w:cs="David" w:hint="cs"/>
          <w:sz w:val="24"/>
          <w:szCs w:val="24"/>
          <w:rtl/>
        </w:rPr>
        <w:t>את</w:t>
      </w:r>
      <w:r w:rsidRPr="000C5773">
        <w:rPr>
          <w:rFonts w:ascii="Arial" w:hAnsi="Arial" w:cs="David" w:hint="cs"/>
          <w:sz w:val="24"/>
          <w:szCs w:val="24"/>
          <w:rtl/>
        </w:rPr>
        <w:t xml:space="preserve"> חסימתו ו/א</w:t>
      </w:r>
      <w:r>
        <w:rPr>
          <w:rFonts w:ascii="Arial" w:hAnsi="Arial" w:cs="David" w:hint="cs"/>
          <w:sz w:val="24"/>
          <w:szCs w:val="24"/>
          <w:rtl/>
        </w:rPr>
        <w:t xml:space="preserve">ו פתיחתו </w:t>
      </w:r>
      <w:r w:rsidR="00813EC1">
        <w:rPr>
          <w:rFonts w:ascii="Arial" w:hAnsi="Arial" w:cs="David" w:hint="cs"/>
          <w:sz w:val="24"/>
          <w:szCs w:val="24"/>
          <w:rtl/>
        </w:rPr>
        <w:t xml:space="preserve">של התקן התדלוק האוניברסאלי וכן את </w:t>
      </w:r>
      <w:r w:rsidRPr="000C5773">
        <w:rPr>
          <w:rFonts w:ascii="Arial" w:hAnsi="Arial" w:cs="David" w:hint="cs"/>
          <w:sz w:val="24"/>
          <w:szCs w:val="24"/>
          <w:rtl/>
        </w:rPr>
        <w:t xml:space="preserve">יתרת סל הזכאות המוזנת לאותו התקן </w:t>
      </w:r>
      <w:r w:rsidR="00101058">
        <w:rPr>
          <w:rFonts w:ascii="Arial" w:hAnsi="Arial" w:cs="David" w:hint="cs"/>
          <w:sz w:val="24"/>
          <w:szCs w:val="24"/>
          <w:rtl/>
        </w:rPr>
        <w:t xml:space="preserve">תדלוק </w:t>
      </w:r>
      <w:r>
        <w:rPr>
          <w:rFonts w:ascii="Arial" w:hAnsi="Arial" w:cs="David" w:hint="cs"/>
          <w:sz w:val="24"/>
          <w:szCs w:val="24"/>
          <w:rtl/>
        </w:rPr>
        <w:t xml:space="preserve">אוניברסאלי </w:t>
      </w:r>
      <w:r w:rsidR="00813EC1">
        <w:rPr>
          <w:rFonts w:ascii="Arial" w:hAnsi="Arial" w:cs="David" w:hint="cs"/>
          <w:sz w:val="24"/>
          <w:szCs w:val="24"/>
          <w:rtl/>
        </w:rPr>
        <w:t>בהתאם</w:t>
      </w:r>
      <w:r>
        <w:rPr>
          <w:rFonts w:ascii="Arial" w:hAnsi="Arial" w:cs="David" w:hint="cs"/>
          <w:sz w:val="24"/>
          <w:szCs w:val="24"/>
          <w:rtl/>
        </w:rPr>
        <w:t xml:space="preserve"> </w:t>
      </w:r>
      <w:r w:rsidR="00C34BA0">
        <w:rPr>
          <w:rFonts w:ascii="Arial" w:hAnsi="Arial" w:cs="David" w:hint="cs"/>
          <w:sz w:val="24"/>
          <w:szCs w:val="24"/>
          <w:rtl/>
        </w:rPr>
        <w:t>ל</w:t>
      </w:r>
      <w:r>
        <w:rPr>
          <w:rFonts w:ascii="Arial" w:hAnsi="Arial" w:cs="David" w:hint="cs"/>
          <w:sz w:val="24"/>
          <w:szCs w:val="24"/>
          <w:rtl/>
        </w:rPr>
        <w:t>בקשת המזמין</w:t>
      </w:r>
      <w:r w:rsidRPr="000C5773">
        <w:rPr>
          <w:rFonts w:ascii="Arial" w:hAnsi="Arial" w:cs="David" w:hint="cs"/>
          <w:sz w:val="24"/>
          <w:szCs w:val="24"/>
          <w:rtl/>
        </w:rPr>
        <w:t>.</w:t>
      </w:r>
    </w:p>
    <w:p w:rsidR="00FE49F7" w:rsidRDefault="00813EC1" w:rsidP="00CD2B3B">
      <w:pPr>
        <w:pStyle w:val="ListParagraph"/>
        <w:numPr>
          <w:ilvl w:val="2"/>
          <w:numId w:val="38"/>
        </w:numPr>
        <w:spacing w:line="360" w:lineRule="auto"/>
        <w:ind w:left="1570"/>
        <w:jc w:val="both"/>
        <w:rPr>
          <w:rFonts w:ascii="Arial" w:hAnsi="Arial" w:cs="David"/>
          <w:sz w:val="24"/>
          <w:szCs w:val="24"/>
        </w:rPr>
      </w:pPr>
      <w:r>
        <w:rPr>
          <w:rFonts w:ascii="Arial" w:hAnsi="Arial" w:cs="David" w:hint="cs"/>
          <w:sz w:val="24"/>
          <w:szCs w:val="24"/>
          <w:rtl/>
        </w:rPr>
        <w:t>במקרה של חסימת התקן תדלוק</w:t>
      </w:r>
      <w:r w:rsidR="00C955B4">
        <w:rPr>
          <w:rFonts w:ascii="Arial" w:hAnsi="Arial" w:cs="David" w:hint="cs"/>
          <w:sz w:val="24"/>
          <w:szCs w:val="24"/>
          <w:rtl/>
        </w:rPr>
        <w:t xml:space="preserve"> אוניברסאלי</w:t>
      </w:r>
      <w:r>
        <w:rPr>
          <w:rFonts w:ascii="Arial" w:hAnsi="Arial" w:cs="David" w:hint="cs"/>
          <w:sz w:val="24"/>
          <w:szCs w:val="24"/>
          <w:rtl/>
        </w:rPr>
        <w:t xml:space="preserve"> - </w:t>
      </w:r>
      <w:r w:rsidR="00FE49F7" w:rsidRPr="005B4EC1">
        <w:rPr>
          <w:rFonts w:ascii="Arial" w:hAnsi="Arial" w:cs="David" w:hint="cs"/>
          <w:sz w:val="24"/>
          <w:szCs w:val="24"/>
          <w:rtl/>
        </w:rPr>
        <w:t xml:space="preserve">רק לאחר קבלת הודעה מהמזמין או </w:t>
      </w:r>
      <w:r w:rsidRPr="0010780A">
        <w:rPr>
          <w:rFonts w:ascii="Arial" w:hAnsi="Arial" w:cs="David" w:hint="cs"/>
          <w:sz w:val="24"/>
          <w:szCs w:val="24"/>
          <w:rtl/>
        </w:rPr>
        <w:t>נציג מוסמך שהוגדר</w:t>
      </w:r>
      <w:r w:rsidR="00FE49F7" w:rsidRPr="005B4EC1">
        <w:rPr>
          <w:rFonts w:ascii="Arial" w:hAnsi="Arial" w:cs="David" w:hint="cs"/>
          <w:sz w:val="24"/>
          <w:szCs w:val="24"/>
          <w:rtl/>
        </w:rPr>
        <w:t xml:space="preserve"> מטעמו</w:t>
      </w:r>
      <w:r w:rsidR="00DC411E">
        <w:rPr>
          <w:rFonts w:ascii="Arial" w:hAnsi="Arial" w:cs="David" w:hint="cs"/>
          <w:sz w:val="24"/>
          <w:szCs w:val="24"/>
          <w:rtl/>
        </w:rPr>
        <w:t xml:space="preserve">, </w:t>
      </w:r>
      <w:r w:rsidR="006602CC" w:rsidRPr="005B4EC1">
        <w:rPr>
          <w:rFonts w:ascii="Arial" w:hAnsi="Arial" w:cs="David" w:hint="cs"/>
          <w:sz w:val="24"/>
          <w:szCs w:val="24"/>
          <w:rtl/>
        </w:rPr>
        <w:t>ת</w:t>
      </w:r>
      <w:r w:rsidR="006602CC">
        <w:rPr>
          <w:rFonts w:ascii="Arial" w:hAnsi="Arial" w:cs="David" w:hint="cs"/>
          <w:sz w:val="24"/>
          <w:szCs w:val="24"/>
          <w:rtl/>
        </w:rPr>
        <w:t xml:space="preserve">פתח </w:t>
      </w:r>
      <w:r w:rsidR="00FE49F7">
        <w:rPr>
          <w:rFonts w:ascii="Arial" w:hAnsi="Arial" w:cs="David" w:hint="cs"/>
          <w:sz w:val="24"/>
          <w:szCs w:val="24"/>
          <w:rtl/>
        </w:rPr>
        <w:t>החברה המפעילה את התקן התדלוק האוניברסלי</w:t>
      </w:r>
      <w:r>
        <w:rPr>
          <w:rFonts w:ascii="Arial" w:hAnsi="Arial" w:cs="David" w:hint="cs"/>
          <w:sz w:val="24"/>
          <w:szCs w:val="24"/>
          <w:rtl/>
        </w:rPr>
        <w:t xml:space="preserve"> לפעילות</w:t>
      </w:r>
      <w:r w:rsidR="00FE49F7" w:rsidRPr="005B4EC1">
        <w:rPr>
          <w:rFonts w:ascii="Arial" w:hAnsi="Arial" w:cs="David" w:hint="cs"/>
          <w:sz w:val="24"/>
          <w:szCs w:val="24"/>
          <w:rtl/>
        </w:rPr>
        <w:t xml:space="preserve">. </w:t>
      </w:r>
    </w:p>
    <w:p w:rsidR="00B7046B" w:rsidRDefault="00B7046B" w:rsidP="00CD2B3B">
      <w:pPr>
        <w:pStyle w:val="ListParagraph"/>
        <w:numPr>
          <w:ilvl w:val="2"/>
          <w:numId w:val="38"/>
        </w:numPr>
        <w:spacing w:line="360" w:lineRule="auto"/>
        <w:ind w:left="1570"/>
        <w:jc w:val="both"/>
        <w:rPr>
          <w:rFonts w:ascii="Arial" w:hAnsi="Arial" w:cs="David"/>
          <w:sz w:val="24"/>
          <w:szCs w:val="24"/>
        </w:rPr>
      </w:pPr>
      <w:r>
        <w:rPr>
          <w:rFonts w:ascii="Arial" w:hAnsi="Arial" w:cs="David" w:hint="cs"/>
          <w:sz w:val="24"/>
          <w:szCs w:val="24"/>
          <w:rtl/>
        </w:rPr>
        <w:t xml:space="preserve">החברה המפעילה תעדכן את נציג המזמין בהיזון חוזר של ביצוע פעולות חסימה ו/או פתיחה של התקן תדלוק. </w:t>
      </w:r>
    </w:p>
    <w:p w:rsidR="00FE49F7" w:rsidRDefault="00FE49F7" w:rsidP="00CD2B3B">
      <w:pPr>
        <w:pStyle w:val="ListParagraph"/>
        <w:numPr>
          <w:ilvl w:val="2"/>
          <w:numId w:val="38"/>
        </w:numPr>
        <w:spacing w:line="360" w:lineRule="auto"/>
        <w:ind w:left="1570"/>
        <w:jc w:val="both"/>
        <w:rPr>
          <w:rFonts w:ascii="Arial" w:hAnsi="Arial" w:cs="David"/>
          <w:sz w:val="24"/>
          <w:szCs w:val="24"/>
        </w:rPr>
      </w:pPr>
      <w:r>
        <w:rPr>
          <w:rFonts w:ascii="Arial" w:hAnsi="Arial" w:cs="David" w:hint="cs"/>
          <w:sz w:val="24"/>
          <w:szCs w:val="24"/>
          <w:rtl/>
        </w:rPr>
        <w:t>עם סיום ניצול סל הזכאות (היומי ו/או התקופתי לפי הנמוך מבניהם), החברה המפעילה לא תאפשר ביצוע עסקאות תדלוק נוספות בתחנות הדלק האזרחיות והצבאיות.</w:t>
      </w:r>
    </w:p>
    <w:p w:rsidR="00FE49F7" w:rsidRDefault="00FE49F7" w:rsidP="007914A7">
      <w:pPr>
        <w:pStyle w:val="ListParagraph"/>
        <w:numPr>
          <w:ilvl w:val="2"/>
          <w:numId w:val="38"/>
        </w:numPr>
        <w:spacing w:line="360" w:lineRule="auto"/>
        <w:ind w:left="1570"/>
        <w:jc w:val="both"/>
        <w:rPr>
          <w:rFonts w:ascii="Arial" w:hAnsi="Arial" w:cs="David" w:hint="cs"/>
          <w:sz w:val="24"/>
          <w:szCs w:val="24"/>
        </w:rPr>
      </w:pPr>
      <w:r w:rsidRPr="00C939D3">
        <w:rPr>
          <w:rFonts w:ascii="Arial" w:hAnsi="Arial" w:cs="David" w:hint="cs"/>
          <w:sz w:val="24"/>
          <w:szCs w:val="24"/>
          <w:rtl/>
        </w:rPr>
        <w:t xml:space="preserve">החברה המפעילה תנהל </w:t>
      </w:r>
      <w:r>
        <w:rPr>
          <w:rFonts w:ascii="Arial" w:hAnsi="Arial" w:cs="David" w:hint="cs"/>
          <w:sz w:val="24"/>
          <w:szCs w:val="24"/>
          <w:rtl/>
        </w:rPr>
        <w:t xml:space="preserve">בצורה ממוחשבת </w:t>
      </w:r>
      <w:r w:rsidRPr="00C939D3">
        <w:rPr>
          <w:rFonts w:ascii="Arial" w:hAnsi="Arial" w:cs="David" w:hint="cs"/>
          <w:sz w:val="24"/>
          <w:szCs w:val="24"/>
          <w:rtl/>
        </w:rPr>
        <w:t>את רשימת התקני התדלוק</w:t>
      </w:r>
      <w:r w:rsidR="00101058">
        <w:rPr>
          <w:rFonts w:ascii="Arial" w:hAnsi="Arial" w:cs="David" w:hint="cs"/>
          <w:sz w:val="24"/>
          <w:szCs w:val="24"/>
          <w:rtl/>
        </w:rPr>
        <w:t xml:space="preserve"> האוניברסאליים</w:t>
      </w:r>
      <w:r>
        <w:rPr>
          <w:rFonts w:ascii="Arial" w:hAnsi="Arial" w:cs="David" w:hint="cs"/>
          <w:sz w:val="24"/>
          <w:szCs w:val="24"/>
          <w:rtl/>
        </w:rPr>
        <w:t>. רשימ</w:t>
      </w:r>
      <w:r w:rsidR="00171D21">
        <w:rPr>
          <w:rFonts w:ascii="Arial" w:hAnsi="Arial" w:cs="David" w:hint="cs"/>
          <w:sz w:val="24"/>
          <w:szCs w:val="24"/>
          <w:rtl/>
        </w:rPr>
        <w:t xml:space="preserve">ת התקני התדלוק הקיימים נכון למועד תחילת </w:t>
      </w:r>
      <w:r w:rsidR="007914A7">
        <w:rPr>
          <w:rFonts w:ascii="Arial" w:hAnsi="Arial" w:cs="David" w:hint="cs"/>
          <w:sz w:val="24"/>
          <w:szCs w:val="24"/>
          <w:rtl/>
        </w:rPr>
        <w:t>תקופת ההפעלה</w:t>
      </w:r>
      <w:r>
        <w:rPr>
          <w:rFonts w:ascii="Arial" w:hAnsi="Arial" w:cs="David" w:hint="cs"/>
          <w:sz w:val="24"/>
          <w:szCs w:val="24"/>
          <w:rtl/>
        </w:rPr>
        <w:t xml:space="preserve"> תועבר ע"י המזמין או ע"י חברת התקני התדלוק. </w:t>
      </w:r>
    </w:p>
    <w:p w:rsidR="00A23D56" w:rsidRPr="00A23D56" w:rsidRDefault="00A23D56" w:rsidP="00171D21">
      <w:pPr>
        <w:pStyle w:val="ListParagraph"/>
        <w:numPr>
          <w:ilvl w:val="2"/>
          <w:numId w:val="38"/>
        </w:numPr>
        <w:spacing w:line="360" w:lineRule="auto"/>
        <w:ind w:left="1570"/>
        <w:jc w:val="both"/>
        <w:rPr>
          <w:rFonts w:ascii="Arial" w:hAnsi="Arial" w:cs="David"/>
          <w:sz w:val="24"/>
          <w:szCs w:val="24"/>
        </w:rPr>
      </w:pPr>
      <w:r w:rsidRPr="00A23D56">
        <w:rPr>
          <w:rFonts w:ascii="Arial" w:hAnsi="Arial" w:cs="David" w:hint="cs"/>
          <w:sz w:val="24"/>
          <w:szCs w:val="24"/>
          <w:rtl/>
        </w:rPr>
        <w:t>לחברה המפעילה תהיה היכולת לנהל מסך קלט ובו רק הנציג</w:t>
      </w:r>
      <w:r w:rsidR="00183761">
        <w:rPr>
          <w:rFonts w:ascii="Arial" w:hAnsi="Arial" w:cs="David" w:hint="cs"/>
          <w:sz w:val="24"/>
          <w:szCs w:val="24"/>
          <w:rtl/>
        </w:rPr>
        <w:t>ים</w:t>
      </w:r>
      <w:r w:rsidRPr="00A23D56">
        <w:rPr>
          <w:rFonts w:ascii="Arial" w:hAnsi="Arial" w:cs="David" w:hint="cs"/>
          <w:sz w:val="24"/>
          <w:szCs w:val="24"/>
          <w:rtl/>
        </w:rPr>
        <w:t xml:space="preserve"> המוסמ</w:t>
      </w:r>
      <w:r w:rsidR="00183761">
        <w:rPr>
          <w:rFonts w:ascii="Arial" w:hAnsi="Arial" w:cs="David" w:hint="cs"/>
          <w:sz w:val="24"/>
          <w:szCs w:val="24"/>
          <w:rtl/>
        </w:rPr>
        <w:t>כים</w:t>
      </w:r>
      <w:r w:rsidRPr="00A23D56">
        <w:rPr>
          <w:rFonts w:ascii="Arial" w:hAnsi="Arial" w:cs="David" w:hint="cs"/>
          <w:sz w:val="24"/>
          <w:szCs w:val="24"/>
          <w:rtl/>
        </w:rPr>
        <w:t xml:space="preserve"> שיוגדר</w:t>
      </w:r>
      <w:r w:rsidR="00183761">
        <w:rPr>
          <w:rFonts w:ascii="Arial" w:hAnsi="Arial" w:cs="David" w:hint="cs"/>
          <w:sz w:val="24"/>
          <w:szCs w:val="24"/>
          <w:rtl/>
        </w:rPr>
        <w:t>ו</w:t>
      </w:r>
      <w:r w:rsidRPr="00A23D56">
        <w:rPr>
          <w:rFonts w:ascii="Arial" w:hAnsi="Arial" w:cs="David" w:hint="cs"/>
          <w:sz w:val="24"/>
          <w:szCs w:val="24"/>
          <w:rtl/>
        </w:rPr>
        <w:t xml:space="preserve"> ע"י המזמין, </w:t>
      </w:r>
      <w:r w:rsidRPr="00291476">
        <w:rPr>
          <w:rFonts w:ascii="Arial" w:hAnsi="Arial" w:cs="David" w:hint="cs"/>
          <w:sz w:val="24"/>
          <w:szCs w:val="24"/>
          <w:rtl/>
        </w:rPr>
        <w:t>יוכל לבצע עדכ</w:t>
      </w:r>
      <w:r>
        <w:rPr>
          <w:rFonts w:ascii="Arial" w:hAnsi="Arial" w:cs="David" w:hint="cs"/>
          <w:sz w:val="24"/>
          <w:szCs w:val="24"/>
          <w:rtl/>
        </w:rPr>
        <w:t>ון בדבר חסימת/פתיחת התקן התדלוק.</w:t>
      </w:r>
      <w:r w:rsidRPr="00A23D56">
        <w:rPr>
          <w:rFonts w:ascii="Arial" w:hAnsi="Arial" w:cs="David" w:hint="cs"/>
          <w:sz w:val="24"/>
          <w:szCs w:val="24"/>
          <w:rtl/>
        </w:rPr>
        <w:t xml:space="preserve"> מסך הקלט ינוהל באתר האינטרנט המאובטח של החברה המפעילה כמפורט </w:t>
      </w:r>
      <w:r w:rsidR="00171D21">
        <w:rPr>
          <w:rFonts w:ascii="Arial" w:hAnsi="Arial" w:cs="David" w:hint="cs"/>
          <w:sz w:val="24"/>
          <w:szCs w:val="24"/>
          <w:rtl/>
        </w:rPr>
        <w:t>בסעיף 5.4</w:t>
      </w:r>
      <w:r w:rsidRPr="00A23D56">
        <w:rPr>
          <w:rFonts w:ascii="Arial" w:hAnsi="Arial" w:cs="David" w:hint="cs"/>
          <w:sz w:val="24"/>
          <w:szCs w:val="24"/>
          <w:rtl/>
        </w:rPr>
        <w:t xml:space="preserve">. </w:t>
      </w:r>
      <w:r w:rsidR="00183761">
        <w:rPr>
          <w:rFonts w:ascii="Arial" w:hAnsi="Arial" w:cs="David" w:hint="cs"/>
          <w:sz w:val="24"/>
          <w:szCs w:val="24"/>
          <w:rtl/>
        </w:rPr>
        <w:t xml:space="preserve">מובהר, כי הנציג המוסמך של המזמין </w:t>
      </w:r>
      <w:r w:rsidR="00183761">
        <w:rPr>
          <w:rFonts w:ascii="Arial" w:hAnsi="Arial" w:cs="David"/>
          <w:sz w:val="24"/>
          <w:szCs w:val="24"/>
          <w:rtl/>
        </w:rPr>
        <w:t>–</w:t>
      </w:r>
      <w:r w:rsidR="00183761">
        <w:rPr>
          <w:rFonts w:ascii="Arial" w:hAnsi="Arial" w:cs="David" w:hint="cs"/>
          <w:sz w:val="24"/>
          <w:szCs w:val="24"/>
          <w:rtl/>
        </w:rPr>
        <w:t xml:space="preserve"> צה"ל יוכל לבצע עדכון רק לרכבי צה"ל ונציג המזמין </w:t>
      </w:r>
      <w:r w:rsidR="00183761">
        <w:rPr>
          <w:rFonts w:ascii="Arial" w:hAnsi="Arial" w:cs="David"/>
          <w:sz w:val="24"/>
          <w:szCs w:val="24"/>
          <w:rtl/>
        </w:rPr>
        <w:t>–</w:t>
      </w:r>
      <w:r w:rsidR="00183761">
        <w:rPr>
          <w:rFonts w:ascii="Arial" w:hAnsi="Arial" w:cs="David" w:hint="cs"/>
          <w:sz w:val="24"/>
          <w:szCs w:val="24"/>
          <w:rtl/>
        </w:rPr>
        <w:t xml:space="preserve"> אמו"ן יוכל לבצע עדכון רק לרכבי אמו"ן.</w:t>
      </w:r>
    </w:p>
    <w:p w:rsidR="00F3385E" w:rsidRPr="00791035" w:rsidRDefault="00F3385E" w:rsidP="00CD2B3B">
      <w:pPr>
        <w:pStyle w:val="ListParagraph"/>
        <w:numPr>
          <w:ilvl w:val="2"/>
          <w:numId w:val="38"/>
        </w:numPr>
        <w:spacing w:line="360" w:lineRule="auto"/>
        <w:ind w:left="1570"/>
        <w:jc w:val="both"/>
        <w:rPr>
          <w:rFonts w:ascii="Arial" w:hAnsi="Arial" w:cs="David"/>
          <w:sz w:val="24"/>
          <w:szCs w:val="24"/>
        </w:rPr>
      </w:pPr>
      <w:r>
        <w:rPr>
          <w:rFonts w:ascii="Arial" w:hAnsi="Arial" w:cs="David" w:hint="cs"/>
          <w:sz w:val="24"/>
          <w:szCs w:val="24"/>
          <w:rtl/>
        </w:rPr>
        <w:t xml:space="preserve">מידע על התקני התדלוק </w:t>
      </w:r>
      <w:r w:rsidR="00101058">
        <w:rPr>
          <w:rFonts w:ascii="Arial" w:hAnsi="Arial" w:cs="David" w:hint="cs"/>
          <w:sz w:val="24"/>
          <w:szCs w:val="24"/>
          <w:rtl/>
        </w:rPr>
        <w:t xml:space="preserve">האוניברסאליים </w:t>
      </w:r>
      <w:r>
        <w:rPr>
          <w:rFonts w:ascii="Arial" w:hAnsi="Arial" w:cs="David" w:hint="cs"/>
          <w:sz w:val="24"/>
          <w:szCs w:val="24"/>
          <w:rtl/>
        </w:rPr>
        <w:t xml:space="preserve">החסומים והפעילים יישמר בחברה המפעילה במשך כל תקופת ההתקשרות ושנה לאחר תום תקופת ההתקשרות. המידע יועבר ללא דיחוי למזמין עפ"י דרישה. </w:t>
      </w:r>
    </w:p>
    <w:p w:rsidR="00DA63D7" w:rsidRPr="0010780A" w:rsidRDefault="00DA63D7" w:rsidP="00CD2B3B">
      <w:pPr>
        <w:pStyle w:val="ListParagraph"/>
        <w:numPr>
          <w:ilvl w:val="2"/>
          <w:numId w:val="38"/>
        </w:numPr>
        <w:spacing w:line="360" w:lineRule="auto"/>
        <w:ind w:left="1570"/>
        <w:jc w:val="both"/>
        <w:rPr>
          <w:rFonts w:ascii="Arial" w:hAnsi="Arial" w:cs="David"/>
          <w:sz w:val="24"/>
          <w:szCs w:val="24"/>
        </w:rPr>
      </w:pPr>
      <w:r w:rsidRPr="0010780A">
        <w:rPr>
          <w:rFonts w:ascii="Arial" w:hAnsi="Arial" w:cs="David" w:hint="cs"/>
          <w:sz w:val="24"/>
          <w:szCs w:val="24"/>
          <w:rtl/>
        </w:rPr>
        <w:t>החברה המפעילה תישא</w:t>
      </w:r>
      <w:r w:rsidR="00101058">
        <w:rPr>
          <w:rFonts w:ascii="Arial" w:hAnsi="Arial" w:cs="David" w:hint="cs"/>
          <w:sz w:val="24"/>
          <w:szCs w:val="24"/>
          <w:rtl/>
        </w:rPr>
        <w:t xml:space="preserve"> באחריות לחיובים שיבוצעו בהתקני תדלוק אוניברסאליים</w:t>
      </w:r>
      <w:r w:rsidRPr="0010780A">
        <w:rPr>
          <w:rFonts w:ascii="Arial" w:hAnsi="Arial" w:cs="David" w:hint="cs"/>
          <w:sz w:val="24"/>
          <w:szCs w:val="24"/>
          <w:rtl/>
        </w:rPr>
        <w:t xml:space="preserve"> חסומים או שניתנה הוראה </w:t>
      </w:r>
      <w:r w:rsidR="00BE018C" w:rsidRPr="0010780A">
        <w:rPr>
          <w:rFonts w:ascii="Arial" w:hAnsi="Arial" w:cs="David" w:hint="cs"/>
          <w:sz w:val="24"/>
          <w:szCs w:val="24"/>
          <w:rtl/>
        </w:rPr>
        <w:t xml:space="preserve">ע"י המזמין </w:t>
      </w:r>
      <w:r w:rsidRPr="0010780A">
        <w:rPr>
          <w:rFonts w:ascii="Arial" w:hAnsi="Arial" w:cs="David" w:hint="cs"/>
          <w:sz w:val="24"/>
          <w:szCs w:val="24"/>
          <w:rtl/>
        </w:rPr>
        <w:t>לחסום אותם</w:t>
      </w:r>
      <w:r w:rsidR="00877E15">
        <w:rPr>
          <w:rFonts w:ascii="Arial" w:hAnsi="Arial" w:cs="David" w:hint="cs"/>
          <w:sz w:val="24"/>
          <w:szCs w:val="24"/>
          <w:rtl/>
        </w:rPr>
        <w:t xml:space="preserve"> כמפורט בנספח ג' במסמך זה</w:t>
      </w:r>
      <w:r w:rsidRPr="0010780A">
        <w:rPr>
          <w:rFonts w:ascii="Arial" w:hAnsi="Arial" w:cs="David" w:hint="cs"/>
          <w:sz w:val="24"/>
          <w:szCs w:val="24"/>
          <w:rtl/>
        </w:rPr>
        <w:t>. סכום חיובים אלו ינוכה מן הסכומים המגיעים לחברה המפעילה בגין שירותיה.</w:t>
      </w:r>
    </w:p>
    <w:p w:rsidR="00FE49F7" w:rsidRPr="000C613A" w:rsidRDefault="00CB5423" w:rsidP="00CD2B3B">
      <w:pPr>
        <w:pStyle w:val="ListParagraph"/>
        <w:numPr>
          <w:ilvl w:val="1"/>
          <w:numId w:val="1"/>
        </w:numPr>
        <w:tabs>
          <w:tab w:val="clear" w:pos="1137"/>
          <w:tab w:val="left" w:pos="1133"/>
          <w:tab w:val="left" w:pos="1842"/>
          <w:tab w:val="num" w:pos="2550"/>
        </w:tabs>
        <w:spacing w:line="360" w:lineRule="auto"/>
        <w:jc w:val="both"/>
        <w:rPr>
          <w:rFonts w:ascii="Arial" w:hAnsi="Arial" w:cs="David"/>
          <w:b/>
          <w:bCs/>
          <w:sz w:val="24"/>
          <w:szCs w:val="24"/>
        </w:rPr>
      </w:pPr>
      <w:r w:rsidRPr="000C613A">
        <w:rPr>
          <w:rFonts w:cs="David" w:hint="cs"/>
          <w:b/>
          <w:bCs/>
          <w:sz w:val="24"/>
          <w:szCs w:val="24"/>
          <w:rtl/>
        </w:rPr>
        <w:t xml:space="preserve">הנפקה וניהול </w:t>
      </w:r>
      <w:r w:rsidRPr="000C613A">
        <w:rPr>
          <w:rFonts w:cs="David" w:hint="eastAsia"/>
          <w:b/>
          <w:bCs/>
          <w:sz w:val="24"/>
          <w:szCs w:val="24"/>
          <w:rtl/>
        </w:rPr>
        <w:t>צריכות</w:t>
      </w:r>
      <w:r w:rsidRPr="000C613A">
        <w:rPr>
          <w:rFonts w:cs="David" w:hint="cs"/>
          <w:b/>
          <w:bCs/>
          <w:sz w:val="24"/>
          <w:szCs w:val="24"/>
          <w:rtl/>
        </w:rPr>
        <w:t xml:space="preserve"> הדלק באמצעות </w:t>
      </w:r>
      <w:r w:rsidRPr="000C613A">
        <w:rPr>
          <w:rFonts w:ascii="Arial" w:hAnsi="Arial" w:cs="David" w:hint="cs"/>
          <w:b/>
          <w:bCs/>
          <w:sz w:val="24"/>
          <w:szCs w:val="24"/>
          <w:rtl/>
        </w:rPr>
        <w:t xml:space="preserve">כרטיסי תדלוק </w:t>
      </w:r>
      <w:r w:rsidR="00FE49F7" w:rsidRPr="000C613A">
        <w:rPr>
          <w:rFonts w:ascii="Arial" w:hAnsi="Arial" w:cs="David" w:hint="cs"/>
          <w:b/>
          <w:bCs/>
          <w:sz w:val="24"/>
          <w:szCs w:val="24"/>
          <w:rtl/>
        </w:rPr>
        <w:t>:</w:t>
      </w:r>
    </w:p>
    <w:p w:rsidR="00FE49F7" w:rsidRDefault="00FE49F7" w:rsidP="00CD2B3B">
      <w:pPr>
        <w:pStyle w:val="ListParagraph"/>
        <w:numPr>
          <w:ilvl w:val="2"/>
          <w:numId w:val="40"/>
        </w:numPr>
        <w:spacing w:line="360" w:lineRule="auto"/>
        <w:ind w:left="1570"/>
        <w:jc w:val="both"/>
        <w:rPr>
          <w:rFonts w:ascii="Arial" w:hAnsi="Arial" w:cs="David"/>
          <w:sz w:val="24"/>
          <w:szCs w:val="24"/>
        </w:rPr>
      </w:pPr>
      <w:r>
        <w:rPr>
          <w:rFonts w:ascii="Arial" w:hAnsi="Arial" w:cs="David" w:hint="cs"/>
          <w:sz w:val="24"/>
          <w:szCs w:val="24"/>
          <w:rtl/>
        </w:rPr>
        <w:t>החברה המפעילה נדרשת להנפיק</w:t>
      </w:r>
      <w:r w:rsidRPr="000C5773">
        <w:rPr>
          <w:rFonts w:ascii="Arial" w:hAnsi="Arial" w:cs="David" w:hint="cs"/>
          <w:sz w:val="24"/>
          <w:szCs w:val="24"/>
          <w:rtl/>
        </w:rPr>
        <w:t xml:space="preserve"> </w:t>
      </w:r>
      <w:r w:rsidR="00A41668">
        <w:rPr>
          <w:rFonts w:ascii="Arial" w:hAnsi="Arial" w:cs="David" w:hint="cs"/>
          <w:sz w:val="24"/>
          <w:szCs w:val="24"/>
          <w:rtl/>
        </w:rPr>
        <w:t xml:space="preserve">למזמין </w:t>
      </w:r>
      <w:r w:rsidRPr="000C5773">
        <w:rPr>
          <w:rFonts w:ascii="Arial" w:hAnsi="Arial" w:cs="David" w:hint="cs"/>
          <w:sz w:val="24"/>
          <w:szCs w:val="24"/>
          <w:rtl/>
        </w:rPr>
        <w:t>כרטיסי תדלוק המתאימים לשימ</w:t>
      </w:r>
      <w:r>
        <w:rPr>
          <w:rFonts w:ascii="Arial" w:hAnsi="Arial" w:cs="David" w:hint="cs"/>
          <w:sz w:val="24"/>
          <w:szCs w:val="24"/>
          <w:rtl/>
        </w:rPr>
        <w:t>וש בכלל חברות הדלק עמן יתקשר המשרד בשגרה, במצבי ביניים ומצבי חירום</w:t>
      </w:r>
      <w:r w:rsidR="00A41668">
        <w:rPr>
          <w:rFonts w:ascii="Arial" w:hAnsi="Arial" w:cs="David" w:hint="cs"/>
          <w:sz w:val="24"/>
          <w:szCs w:val="24"/>
          <w:rtl/>
        </w:rPr>
        <w:t xml:space="preserve"> </w:t>
      </w:r>
      <w:r>
        <w:rPr>
          <w:rFonts w:ascii="Arial" w:hAnsi="Arial" w:cs="David" w:hint="cs"/>
          <w:sz w:val="24"/>
          <w:szCs w:val="24"/>
          <w:rtl/>
        </w:rPr>
        <w:t>.</w:t>
      </w:r>
    </w:p>
    <w:p w:rsidR="00993B9C" w:rsidRDefault="00FE49F7" w:rsidP="00647F09">
      <w:pPr>
        <w:pStyle w:val="ListParagraph"/>
        <w:numPr>
          <w:ilvl w:val="2"/>
          <w:numId w:val="40"/>
        </w:numPr>
        <w:spacing w:line="360" w:lineRule="auto"/>
        <w:ind w:left="1570"/>
        <w:jc w:val="both"/>
        <w:rPr>
          <w:rFonts w:ascii="Arial" w:hAnsi="Arial" w:cs="David" w:hint="cs"/>
          <w:sz w:val="24"/>
          <w:szCs w:val="24"/>
        </w:rPr>
      </w:pPr>
      <w:r>
        <w:rPr>
          <w:rFonts w:ascii="Arial" w:hAnsi="Arial" w:cs="David" w:hint="cs"/>
          <w:sz w:val="24"/>
          <w:szCs w:val="24"/>
          <w:rtl/>
        </w:rPr>
        <w:t>החברה המפעילה תמספר את כרטיסי התדלוק כך שיהיו ניתנים לזיהוי באופן חד</w:t>
      </w:r>
      <w:r w:rsidR="00AB6096">
        <w:rPr>
          <w:rFonts w:ascii="Arial" w:hAnsi="Arial" w:cs="David" w:hint="cs"/>
          <w:sz w:val="24"/>
          <w:szCs w:val="24"/>
          <w:rtl/>
        </w:rPr>
        <w:t>-</w:t>
      </w:r>
      <w:r>
        <w:rPr>
          <w:rFonts w:ascii="Arial" w:hAnsi="Arial" w:cs="David" w:hint="cs"/>
          <w:sz w:val="24"/>
          <w:szCs w:val="24"/>
          <w:rtl/>
        </w:rPr>
        <w:t xml:space="preserve">חד ערכי </w:t>
      </w:r>
      <w:r w:rsidR="00993B9C">
        <w:rPr>
          <w:rFonts w:ascii="Arial" w:hAnsi="Arial" w:cs="David" w:hint="cs"/>
          <w:sz w:val="24"/>
          <w:szCs w:val="24"/>
          <w:rtl/>
        </w:rPr>
        <w:t>בשיוך ל</w:t>
      </w:r>
      <w:r w:rsidR="00647F09">
        <w:rPr>
          <w:rFonts w:ascii="Arial" w:hAnsi="Arial" w:cs="David" w:hint="cs"/>
          <w:sz w:val="24"/>
          <w:szCs w:val="24"/>
          <w:rtl/>
        </w:rPr>
        <w:t>קוד</w:t>
      </w:r>
      <w:r w:rsidR="00993B9C">
        <w:rPr>
          <w:rFonts w:ascii="Arial" w:hAnsi="Arial" w:cs="David" w:hint="cs"/>
          <w:sz w:val="24"/>
          <w:szCs w:val="24"/>
          <w:rtl/>
        </w:rPr>
        <w:t xml:space="preserve"> הלקוח הרלוונטי.</w:t>
      </w:r>
    </w:p>
    <w:p w:rsidR="00FE49F7" w:rsidRDefault="00993B9C" w:rsidP="00993B9C">
      <w:pPr>
        <w:pStyle w:val="ListParagraph"/>
        <w:numPr>
          <w:ilvl w:val="2"/>
          <w:numId w:val="40"/>
        </w:numPr>
        <w:spacing w:line="360" w:lineRule="auto"/>
        <w:ind w:left="1570"/>
        <w:jc w:val="both"/>
        <w:rPr>
          <w:rFonts w:ascii="Arial" w:hAnsi="Arial" w:cs="David"/>
          <w:sz w:val="24"/>
          <w:szCs w:val="24"/>
        </w:rPr>
      </w:pPr>
      <w:r>
        <w:rPr>
          <w:rFonts w:ascii="Arial" w:hAnsi="Arial" w:cs="David" w:hint="cs"/>
          <w:sz w:val="24"/>
          <w:szCs w:val="24"/>
          <w:rtl/>
        </w:rPr>
        <w:t xml:space="preserve">החברה המפעילה </w:t>
      </w:r>
      <w:r w:rsidR="00FE49F7">
        <w:rPr>
          <w:rFonts w:ascii="Arial" w:hAnsi="Arial" w:cs="David" w:hint="cs"/>
          <w:sz w:val="24"/>
          <w:szCs w:val="24"/>
          <w:rtl/>
        </w:rPr>
        <w:t>תנהל רשימת מעקב אחר כלל כרטיסי התדלוק אשר יונפקו.</w:t>
      </w:r>
    </w:p>
    <w:p w:rsidR="00FE49F7" w:rsidRPr="00CA70FF" w:rsidRDefault="00FE49F7" w:rsidP="00CD2B3B">
      <w:pPr>
        <w:pStyle w:val="ListParagraph"/>
        <w:numPr>
          <w:ilvl w:val="2"/>
          <w:numId w:val="40"/>
        </w:numPr>
        <w:spacing w:line="360" w:lineRule="auto"/>
        <w:ind w:left="1570"/>
        <w:jc w:val="both"/>
        <w:rPr>
          <w:rFonts w:ascii="Arial" w:hAnsi="Arial" w:cs="David"/>
          <w:sz w:val="24"/>
          <w:szCs w:val="24"/>
        </w:rPr>
      </w:pPr>
      <w:r w:rsidRPr="00CA70FF">
        <w:rPr>
          <w:rFonts w:ascii="Arial" w:hAnsi="Arial" w:cs="David" w:hint="cs"/>
          <w:sz w:val="24"/>
          <w:szCs w:val="24"/>
          <w:rtl/>
        </w:rPr>
        <w:t xml:space="preserve">החברה המפעילה תנפיק מספר סוגי כרטיסים </w:t>
      </w:r>
      <w:r w:rsidR="00100CCD">
        <w:rPr>
          <w:rFonts w:ascii="Arial" w:hAnsi="Arial" w:cs="David" w:hint="cs"/>
          <w:sz w:val="24"/>
          <w:szCs w:val="24"/>
          <w:rtl/>
        </w:rPr>
        <w:t xml:space="preserve">תדלוק </w:t>
      </w:r>
      <w:r w:rsidRPr="00CA70FF">
        <w:rPr>
          <w:rFonts w:ascii="Arial" w:hAnsi="Arial" w:cs="David" w:hint="cs"/>
          <w:sz w:val="24"/>
          <w:szCs w:val="24"/>
          <w:rtl/>
        </w:rPr>
        <w:t>כדלהלן:</w:t>
      </w:r>
    </w:p>
    <w:p w:rsidR="00FE49F7" w:rsidRPr="00C939D3" w:rsidRDefault="00FE49F7" w:rsidP="00CD2B3B">
      <w:pPr>
        <w:numPr>
          <w:ilvl w:val="3"/>
          <w:numId w:val="40"/>
        </w:numPr>
        <w:spacing w:line="360" w:lineRule="auto"/>
        <w:ind w:left="2214"/>
        <w:jc w:val="both"/>
        <w:rPr>
          <w:rFonts w:ascii="Arial" w:hAnsi="Arial" w:cs="David"/>
          <w:sz w:val="24"/>
          <w:szCs w:val="24"/>
        </w:rPr>
      </w:pPr>
      <w:r w:rsidRPr="00C939D3">
        <w:rPr>
          <w:rFonts w:ascii="Arial" w:hAnsi="Arial" w:cs="David" w:hint="cs"/>
          <w:sz w:val="24"/>
          <w:szCs w:val="24"/>
          <w:rtl/>
        </w:rPr>
        <w:t>כרטיס</w:t>
      </w:r>
      <w:r w:rsidR="00352B4C">
        <w:rPr>
          <w:rFonts w:ascii="Arial" w:hAnsi="Arial" w:cs="David" w:hint="cs"/>
          <w:sz w:val="24"/>
          <w:szCs w:val="24"/>
          <w:rtl/>
        </w:rPr>
        <w:t>י תדלוק</w:t>
      </w:r>
      <w:r w:rsidRPr="00C939D3">
        <w:rPr>
          <w:rFonts w:ascii="Arial" w:hAnsi="Arial" w:cs="David" w:hint="cs"/>
          <w:sz w:val="24"/>
          <w:szCs w:val="24"/>
          <w:rtl/>
        </w:rPr>
        <w:t xml:space="preserve"> </w:t>
      </w:r>
      <w:r w:rsidR="00352B4C">
        <w:rPr>
          <w:rFonts w:ascii="Arial" w:hAnsi="Arial" w:cs="David" w:hint="cs"/>
          <w:sz w:val="24"/>
          <w:szCs w:val="24"/>
          <w:rtl/>
        </w:rPr>
        <w:t>ה</w:t>
      </w:r>
      <w:r w:rsidRPr="00C939D3">
        <w:rPr>
          <w:rFonts w:ascii="Arial" w:hAnsi="Arial" w:cs="David" w:hint="cs"/>
          <w:sz w:val="24"/>
          <w:szCs w:val="24"/>
          <w:rtl/>
        </w:rPr>
        <w:t>מוגבל</w:t>
      </w:r>
      <w:r w:rsidR="00352B4C">
        <w:rPr>
          <w:rFonts w:ascii="Arial" w:hAnsi="Arial" w:cs="David" w:hint="cs"/>
          <w:sz w:val="24"/>
          <w:szCs w:val="24"/>
          <w:rtl/>
        </w:rPr>
        <w:t>ים</w:t>
      </w:r>
      <w:r w:rsidRPr="00C939D3">
        <w:rPr>
          <w:rFonts w:ascii="Arial" w:hAnsi="Arial" w:cs="David" w:hint="cs"/>
          <w:sz w:val="24"/>
          <w:szCs w:val="24"/>
          <w:rtl/>
        </w:rPr>
        <w:t xml:space="preserve"> בכמות ליטרים ובסוג תזקיק.</w:t>
      </w:r>
    </w:p>
    <w:p w:rsidR="00FE49F7" w:rsidRPr="00C939D3" w:rsidRDefault="00FE49F7" w:rsidP="00CD2B3B">
      <w:pPr>
        <w:numPr>
          <w:ilvl w:val="3"/>
          <w:numId w:val="40"/>
        </w:numPr>
        <w:spacing w:line="360" w:lineRule="auto"/>
        <w:ind w:left="2214"/>
        <w:jc w:val="both"/>
        <w:rPr>
          <w:rFonts w:ascii="Arial" w:hAnsi="Arial" w:cs="David"/>
          <w:sz w:val="24"/>
          <w:szCs w:val="24"/>
        </w:rPr>
      </w:pPr>
      <w:r w:rsidRPr="00C939D3">
        <w:rPr>
          <w:rFonts w:ascii="Arial" w:hAnsi="Arial" w:cs="David" w:hint="cs"/>
          <w:sz w:val="24"/>
          <w:szCs w:val="24"/>
          <w:rtl/>
        </w:rPr>
        <w:t>כרטיס</w:t>
      </w:r>
      <w:r w:rsidR="00352B4C">
        <w:rPr>
          <w:rFonts w:ascii="Arial" w:hAnsi="Arial" w:cs="David" w:hint="cs"/>
          <w:sz w:val="24"/>
          <w:szCs w:val="24"/>
          <w:rtl/>
        </w:rPr>
        <w:t>י תדלוק</w:t>
      </w:r>
      <w:r w:rsidRPr="00C939D3">
        <w:rPr>
          <w:rFonts w:ascii="Arial" w:hAnsi="Arial" w:cs="David" w:hint="cs"/>
          <w:sz w:val="24"/>
          <w:szCs w:val="24"/>
          <w:rtl/>
        </w:rPr>
        <w:t xml:space="preserve"> </w:t>
      </w:r>
      <w:r w:rsidR="00352B4C">
        <w:rPr>
          <w:rFonts w:ascii="Arial" w:hAnsi="Arial" w:cs="David" w:hint="cs"/>
          <w:sz w:val="24"/>
          <w:szCs w:val="24"/>
          <w:rtl/>
        </w:rPr>
        <w:t>ה</w:t>
      </w:r>
      <w:r w:rsidRPr="00C939D3">
        <w:rPr>
          <w:rFonts w:ascii="Arial" w:hAnsi="Arial" w:cs="David" w:hint="cs"/>
          <w:sz w:val="24"/>
          <w:szCs w:val="24"/>
          <w:rtl/>
        </w:rPr>
        <w:t>מוגבל</w:t>
      </w:r>
      <w:r w:rsidR="00352B4C">
        <w:rPr>
          <w:rFonts w:ascii="Arial" w:hAnsi="Arial" w:cs="David" w:hint="cs"/>
          <w:sz w:val="24"/>
          <w:szCs w:val="24"/>
          <w:rtl/>
        </w:rPr>
        <w:t>ים</w:t>
      </w:r>
      <w:r w:rsidRPr="00C939D3">
        <w:rPr>
          <w:rFonts w:ascii="Arial" w:hAnsi="Arial" w:cs="David" w:hint="cs"/>
          <w:sz w:val="24"/>
          <w:szCs w:val="24"/>
          <w:rtl/>
        </w:rPr>
        <w:t xml:space="preserve"> בסכום כסף אך לא </w:t>
      </w:r>
      <w:r w:rsidR="00352B4C">
        <w:rPr>
          <w:rFonts w:ascii="Arial" w:hAnsi="Arial" w:cs="David" w:hint="cs"/>
          <w:sz w:val="24"/>
          <w:szCs w:val="24"/>
          <w:rtl/>
        </w:rPr>
        <w:t>ב</w:t>
      </w:r>
      <w:r w:rsidRPr="00C939D3">
        <w:rPr>
          <w:rFonts w:ascii="Arial" w:hAnsi="Arial" w:cs="David" w:hint="cs"/>
          <w:sz w:val="24"/>
          <w:szCs w:val="24"/>
          <w:rtl/>
        </w:rPr>
        <w:t xml:space="preserve">סוג </w:t>
      </w:r>
      <w:r w:rsidR="00352B4C">
        <w:rPr>
          <w:rFonts w:ascii="Arial" w:hAnsi="Arial" w:cs="David" w:hint="cs"/>
          <w:sz w:val="24"/>
          <w:szCs w:val="24"/>
          <w:rtl/>
        </w:rPr>
        <w:t>ה</w:t>
      </w:r>
      <w:r w:rsidRPr="00C939D3">
        <w:rPr>
          <w:rFonts w:ascii="Arial" w:hAnsi="Arial" w:cs="David" w:hint="cs"/>
          <w:sz w:val="24"/>
          <w:szCs w:val="24"/>
          <w:rtl/>
        </w:rPr>
        <w:t>תזקיק</w:t>
      </w:r>
      <w:r w:rsidR="00352B4C">
        <w:rPr>
          <w:rFonts w:ascii="Arial" w:hAnsi="Arial" w:cs="David" w:hint="cs"/>
          <w:sz w:val="24"/>
          <w:szCs w:val="24"/>
          <w:rtl/>
        </w:rPr>
        <w:t xml:space="preserve">. </w:t>
      </w:r>
      <w:r w:rsidR="00352B4C" w:rsidRPr="00C939D3">
        <w:rPr>
          <w:rFonts w:ascii="Arial" w:hAnsi="Arial" w:cs="David" w:hint="cs"/>
          <w:sz w:val="24"/>
          <w:szCs w:val="24"/>
          <w:rtl/>
        </w:rPr>
        <w:t>(ללא סממן צה"לי)</w:t>
      </w:r>
    </w:p>
    <w:p w:rsidR="00FE49F7" w:rsidRPr="00C939D3" w:rsidRDefault="00FE49F7" w:rsidP="00CD2B3B">
      <w:pPr>
        <w:numPr>
          <w:ilvl w:val="3"/>
          <w:numId w:val="40"/>
        </w:numPr>
        <w:spacing w:line="360" w:lineRule="auto"/>
        <w:ind w:left="2214"/>
        <w:jc w:val="both"/>
        <w:rPr>
          <w:rFonts w:ascii="Arial" w:hAnsi="Arial" w:cs="David"/>
          <w:sz w:val="24"/>
          <w:szCs w:val="24"/>
        </w:rPr>
      </w:pPr>
      <w:r>
        <w:rPr>
          <w:rFonts w:ascii="Arial" w:hAnsi="Arial" w:cs="David" w:hint="cs"/>
          <w:sz w:val="24"/>
          <w:szCs w:val="24"/>
          <w:rtl/>
        </w:rPr>
        <w:t>כרטיס</w:t>
      </w:r>
      <w:r w:rsidR="00352B4C">
        <w:rPr>
          <w:rFonts w:ascii="Arial" w:hAnsi="Arial" w:cs="David" w:hint="cs"/>
          <w:sz w:val="24"/>
          <w:szCs w:val="24"/>
          <w:rtl/>
        </w:rPr>
        <w:t>י תדלוק</w:t>
      </w:r>
      <w:r>
        <w:rPr>
          <w:rFonts w:ascii="Arial" w:hAnsi="Arial" w:cs="David" w:hint="cs"/>
          <w:sz w:val="24"/>
          <w:szCs w:val="24"/>
          <w:rtl/>
        </w:rPr>
        <w:t xml:space="preserve"> </w:t>
      </w:r>
      <w:r w:rsidR="00352B4C">
        <w:rPr>
          <w:rFonts w:ascii="Arial" w:hAnsi="Arial" w:cs="David" w:hint="cs"/>
          <w:sz w:val="24"/>
          <w:szCs w:val="24"/>
          <w:rtl/>
        </w:rPr>
        <w:t>ה</w:t>
      </w:r>
      <w:r w:rsidRPr="00C939D3">
        <w:rPr>
          <w:rFonts w:ascii="Arial" w:hAnsi="Arial" w:cs="David" w:hint="cs"/>
          <w:sz w:val="24"/>
          <w:szCs w:val="24"/>
          <w:rtl/>
        </w:rPr>
        <w:t>מוגבל</w:t>
      </w:r>
      <w:r w:rsidR="00352B4C">
        <w:rPr>
          <w:rFonts w:ascii="Arial" w:hAnsi="Arial" w:cs="David" w:hint="cs"/>
          <w:sz w:val="24"/>
          <w:szCs w:val="24"/>
          <w:rtl/>
        </w:rPr>
        <w:t>ים</w:t>
      </w:r>
      <w:r w:rsidRPr="00C939D3">
        <w:rPr>
          <w:rFonts w:ascii="Arial" w:hAnsi="Arial" w:cs="David" w:hint="cs"/>
          <w:sz w:val="24"/>
          <w:szCs w:val="24"/>
          <w:rtl/>
        </w:rPr>
        <w:t xml:space="preserve"> בכמות ליטרים יומית ובסוג </w:t>
      </w:r>
      <w:r w:rsidR="00352B4C">
        <w:rPr>
          <w:rFonts w:ascii="Arial" w:hAnsi="Arial" w:cs="David" w:hint="cs"/>
          <w:sz w:val="24"/>
          <w:szCs w:val="24"/>
          <w:rtl/>
        </w:rPr>
        <w:t>ה</w:t>
      </w:r>
      <w:r w:rsidRPr="00C939D3">
        <w:rPr>
          <w:rFonts w:ascii="Arial" w:hAnsi="Arial" w:cs="David" w:hint="cs"/>
          <w:sz w:val="24"/>
          <w:szCs w:val="24"/>
          <w:rtl/>
        </w:rPr>
        <w:t>תזקיק.</w:t>
      </w:r>
      <w:r>
        <w:rPr>
          <w:rFonts w:ascii="Arial" w:hAnsi="Arial" w:cs="David" w:hint="cs"/>
          <w:sz w:val="24"/>
          <w:szCs w:val="24"/>
          <w:rtl/>
        </w:rPr>
        <w:t xml:space="preserve"> </w:t>
      </w:r>
    </w:p>
    <w:p w:rsidR="00FE49F7" w:rsidRPr="00C939D3" w:rsidRDefault="00FE49F7" w:rsidP="00CD2B3B">
      <w:pPr>
        <w:numPr>
          <w:ilvl w:val="3"/>
          <w:numId w:val="40"/>
        </w:numPr>
        <w:spacing w:line="360" w:lineRule="auto"/>
        <w:ind w:left="2214"/>
        <w:jc w:val="both"/>
        <w:rPr>
          <w:rFonts w:ascii="Arial" w:hAnsi="Arial" w:cs="David"/>
          <w:sz w:val="24"/>
          <w:szCs w:val="24"/>
        </w:rPr>
      </w:pPr>
      <w:r w:rsidRPr="00C939D3">
        <w:rPr>
          <w:rFonts w:ascii="Arial" w:hAnsi="Arial" w:cs="David" w:hint="cs"/>
          <w:sz w:val="24"/>
          <w:szCs w:val="24"/>
          <w:rtl/>
        </w:rPr>
        <w:t>כרטיסי</w:t>
      </w:r>
      <w:r>
        <w:rPr>
          <w:rFonts w:ascii="Arial" w:hAnsi="Arial" w:cs="David" w:hint="cs"/>
          <w:sz w:val="24"/>
          <w:szCs w:val="24"/>
          <w:rtl/>
        </w:rPr>
        <w:t xml:space="preserve"> תדלוק </w:t>
      </w:r>
      <w:r w:rsidR="00352B4C">
        <w:rPr>
          <w:rFonts w:ascii="Arial" w:hAnsi="Arial" w:cs="David" w:hint="cs"/>
          <w:sz w:val="24"/>
          <w:szCs w:val="24"/>
          <w:rtl/>
        </w:rPr>
        <w:t>ה</w:t>
      </w:r>
      <w:r>
        <w:rPr>
          <w:rFonts w:ascii="Arial" w:hAnsi="Arial" w:cs="David" w:hint="cs"/>
          <w:sz w:val="24"/>
          <w:szCs w:val="24"/>
          <w:rtl/>
        </w:rPr>
        <w:t>מוגבלים בכמות</w:t>
      </w:r>
      <w:r w:rsidR="00352B4C">
        <w:rPr>
          <w:rFonts w:ascii="Arial" w:hAnsi="Arial" w:cs="David" w:hint="cs"/>
          <w:sz w:val="24"/>
          <w:szCs w:val="24"/>
          <w:rtl/>
        </w:rPr>
        <w:t xml:space="preserve"> ליטרים בלבד</w:t>
      </w:r>
      <w:r>
        <w:rPr>
          <w:rFonts w:ascii="Arial" w:hAnsi="Arial" w:cs="David" w:hint="cs"/>
          <w:sz w:val="24"/>
          <w:szCs w:val="24"/>
          <w:rtl/>
        </w:rPr>
        <w:t>.</w:t>
      </w:r>
      <w:r w:rsidRPr="00C939D3">
        <w:rPr>
          <w:rFonts w:ascii="Arial" w:hAnsi="Arial" w:cs="David" w:hint="cs"/>
          <w:sz w:val="24"/>
          <w:szCs w:val="24"/>
          <w:rtl/>
        </w:rPr>
        <w:t xml:space="preserve"> כרטיסים אלו </w:t>
      </w:r>
      <w:r w:rsidR="00352B4C">
        <w:rPr>
          <w:rFonts w:ascii="Arial" w:hAnsi="Arial" w:cs="David" w:hint="cs"/>
          <w:sz w:val="24"/>
          <w:szCs w:val="24"/>
          <w:rtl/>
        </w:rPr>
        <w:t>ישמשו למצבי ביניים ומצבי חירום ו</w:t>
      </w:r>
      <w:r w:rsidRPr="00C939D3">
        <w:rPr>
          <w:rFonts w:ascii="Arial" w:hAnsi="Arial" w:cs="David" w:hint="cs"/>
          <w:sz w:val="24"/>
          <w:szCs w:val="24"/>
          <w:rtl/>
        </w:rPr>
        <w:t xml:space="preserve">יהיו </w:t>
      </w:r>
      <w:r>
        <w:rPr>
          <w:rFonts w:ascii="Arial" w:hAnsi="Arial" w:cs="David" w:hint="cs"/>
          <w:sz w:val="24"/>
          <w:szCs w:val="24"/>
          <w:rtl/>
        </w:rPr>
        <w:t xml:space="preserve">בצבע שונה מכרטיסי התדלוק </w:t>
      </w:r>
      <w:r w:rsidR="00352B4C">
        <w:rPr>
          <w:rFonts w:ascii="Arial" w:hAnsi="Arial" w:cs="David" w:hint="cs"/>
          <w:sz w:val="24"/>
          <w:szCs w:val="24"/>
          <w:rtl/>
        </w:rPr>
        <w:t>האחרים</w:t>
      </w:r>
      <w:r>
        <w:rPr>
          <w:rFonts w:ascii="Arial" w:hAnsi="Arial" w:cs="David" w:hint="cs"/>
          <w:sz w:val="24"/>
          <w:szCs w:val="24"/>
          <w:rtl/>
        </w:rPr>
        <w:t>.</w:t>
      </w:r>
    </w:p>
    <w:p w:rsidR="00FE49F7" w:rsidRDefault="00FE49F7" w:rsidP="00CD2B3B">
      <w:pPr>
        <w:pStyle w:val="ListParagraph"/>
        <w:numPr>
          <w:ilvl w:val="2"/>
          <w:numId w:val="40"/>
        </w:numPr>
        <w:spacing w:line="360" w:lineRule="auto"/>
        <w:ind w:left="1570"/>
        <w:jc w:val="both"/>
        <w:rPr>
          <w:rFonts w:ascii="Arial" w:hAnsi="Arial" w:cs="David" w:hint="cs"/>
          <w:sz w:val="24"/>
          <w:szCs w:val="24"/>
        </w:rPr>
      </w:pPr>
      <w:r>
        <w:rPr>
          <w:rFonts w:ascii="Arial" w:hAnsi="Arial" w:cs="David" w:hint="cs"/>
          <w:sz w:val="24"/>
          <w:szCs w:val="24"/>
          <w:rtl/>
        </w:rPr>
        <w:t xml:space="preserve">לחברה המפעילה תהיה היכולת </w:t>
      </w:r>
      <w:r w:rsidRPr="00791035">
        <w:rPr>
          <w:rFonts w:ascii="Arial" w:hAnsi="Arial" w:cs="David" w:hint="cs"/>
          <w:sz w:val="24"/>
          <w:szCs w:val="24"/>
          <w:rtl/>
        </w:rPr>
        <w:t>לשפעל</w:t>
      </w:r>
      <w:r>
        <w:rPr>
          <w:rFonts w:ascii="Arial" w:hAnsi="Arial" w:cs="David" w:hint="cs"/>
          <w:sz w:val="24"/>
          <w:szCs w:val="24"/>
          <w:rtl/>
        </w:rPr>
        <w:t xml:space="preserve"> את הכרטיסים בהתאם למספר הסידורי הטבוע עליהם/מספר הסדרה ובכפוף להנחיות המזמין בלבד.  </w:t>
      </w:r>
    </w:p>
    <w:p w:rsidR="00352B4C" w:rsidRPr="00791035" w:rsidRDefault="00352B4C" w:rsidP="00CD2B3B">
      <w:pPr>
        <w:pStyle w:val="ListParagraph"/>
        <w:numPr>
          <w:ilvl w:val="2"/>
          <w:numId w:val="40"/>
        </w:numPr>
        <w:spacing w:line="360" w:lineRule="auto"/>
        <w:ind w:left="1570"/>
        <w:jc w:val="both"/>
        <w:rPr>
          <w:rFonts w:ascii="Arial" w:hAnsi="Arial" w:cs="David"/>
          <w:sz w:val="24"/>
          <w:szCs w:val="24"/>
        </w:rPr>
      </w:pPr>
      <w:r w:rsidRPr="00352B4C">
        <w:rPr>
          <w:rFonts w:ascii="Arial" w:hAnsi="Arial" w:cs="David"/>
          <w:sz w:val="24"/>
          <w:szCs w:val="24"/>
          <w:rtl/>
        </w:rPr>
        <w:t>תוקף כרטיס</w:t>
      </w:r>
      <w:r>
        <w:rPr>
          <w:rFonts w:ascii="Arial" w:hAnsi="Arial" w:cs="David" w:hint="cs"/>
          <w:sz w:val="24"/>
          <w:szCs w:val="24"/>
          <w:rtl/>
        </w:rPr>
        <w:t>י התדלוק</w:t>
      </w:r>
      <w:r w:rsidRPr="00352B4C">
        <w:rPr>
          <w:rFonts w:ascii="Arial" w:hAnsi="Arial" w:cs="David"/>
          <w:sz w:val="24"/>
          <w:szCs w:val="24"/>
          <w:rtl/>
        </w:rPr>
        <w:t xml:space="preserve"> יהי</w:t>
      </w:r>
      <w:r>
        <w:rPr>
          <w:rFonts w:ascii="Arial" w:hAnsi="Arial" w:cs="David" w:hint="cs"/>
          <w:sz w:val="24"/>
          <w:szCs w:val="24"/>
          <w:rtl/>
        </w:rPr>
        <w:t>ו</w:t>
      </w:r>
      <w:r w:rsidRPr="00352B4C">
        <w:rPr>
          <w:rFonts w:ascii="Arial" w:hAnsi="Arial" w:cs="David"/>
          <w:sz w:val="24"/>
          <w:szCs w:val="24"/>
          <w:rtl/>
        </w:rPr>
        <w:t xml:space="preserve"> </w:t>
      </w:r>
      <w:r>
        <w:rPr>
          <w:rFonts w:ascii="Arial" w:hAnsi="Arial" w:cs="David" w:hint="cs"/>
          <w:sz w:val="24"/>
          <w:szCs w:val="24"/>
          <w:rtl/>
        </w:rPr>
        <w:t xml:space="preserve">בהתאם </w:t>
      </w:r>
      <w:r w:rsidRPr="00352B4C">
        <w:rPr>
          <w:rFonts w:ascii="Arial" w:hAnsi="Arial" w:cs="David"/>
          <w:sz w:val="24"/>
          <w:szCs w:val="24"/>
          <w:rtl/>
        </w:rPr>
        <w:t>ל</w:t>
      </w:r>
      <w:r>
        <w:rPr>
          <w:rFonts w:ascii="Arial" w:hAnsi="Arial" w:cs="David" w:hint="cs"/>
          <w:sz w:val="24"/>
          <w:szCs w:val="24"/>
          <w:rtl/>
        </w:rPr>
        <w:t>הנחיות המזמין</w:t>
      </w:r>
      <w:r w:rsidRPr="00352B4C">
        <w:rPr>
          <w:rFonts w:ascii="Arial" w:hAnsi="Arial" w:cs="David"/>
          <w:sz w:val="24"/>
          <w:szCs w:val="24"/>
          <w:rtl/>
        </w:rPr>
        <w:t xml:space="preserve">.    </w:t>
      </w:r>
    </w:p>
    <w:p w:rsidR="00FE49F7" w:rsidRPr="0000097A" w:rsidRDefault="00FE49F7" w:rsidP="00CD2B3B">
      <w:pPr>
        <w:pStyle w:val="ListParagraph"/>
        <w:numPr>
          <w:ilvl w:val="2"/>
          <w:numId w:val="40"/>
        </w:numPr>
        <w:spacing w:line="360" w:lineRule="auto"/>
        <w:ind w:left="1570"/>
        <w:jc w:val="both"/>
        <w:rPr>
          <w:rFonts w:ascii="Arial" w:hAnsi="Arial" w:cs="David"/>
          <w:sz w:val="24"/>
          <w:szCs w:val="24"/>
        </w:rPr>
      </w:pPr>
      <w:r w:rsidRPr="0000097A">
        <w:rPr>
          <w:rFonts w:ascii="Arial" w:hAnsi="Arial" w:cs="David" w:hint="eastAsia"/>
          <w:sz w:val="24"/>
          <w:szCs w:val="24"/>
          <w:rtl/>
        </w:rPr>
        <w:t>באחריות</w:t>
      </w:r>
      <w:r w:rsidRPr="0000097A">
        <w:rPr>
          <w:rFonts w:ascii="Arial" w:hAnsi="Arial" w:cs="David"/>
          <w:sz w:val="24"/>
          <w:szCs w:val="24"/>
          <w:rtl/>
        </w:rPr>
        <w:t xml:space="preserve"> החברה המפעילה לוודא כי הכרטיסים אשר היא מנפיקה מתאימים לשיטת </w:t>
      </w:r>
      <w:r>
        <w:rPr>
          <w:rFonts w:ascii="Arial" w:hAnsi="Arial" w:cs="David" w:hint="cs"/>
          <w:sz w:val="24"/>
          <w:szCs w:val="24"/>
          <w:rtl/>
        </w:rPr>
        <w:t>הה</w:t>
      </w:r>
      <w:r>
        <w:rPr>
          <w:rFonts w:ascii="Arial" w:hAnsi="Arial" w:cs="David" w:hint="eastAsia"/>
          <w:sz w:val="24"/>
          <w:szCs w:val="24"/>
          <w:rtl/>
        </w:rPr>
        <w:t>תקש</w:t>
      </w:r>
      <w:r w:rsidRPr="0000097A">
        <w:rPr>
          <w:rFonts w:ascii="Arial" w:hAnsi="Arial" w:cs="David" w:hint="eastAsia"/>
          <w:sz w:val="24"/>
          <w:szCs w:val="24"/>
          <w:rtl/>
        </w:rPr>
        <w:t>ר</w:t>
      </w:r>
      <w:r>
        <w:rPr>
          <w:rFonts w:ascii="Arial" w:hAnsi="Arial" w:cs="David" w:hint="cs"/>
          <w:sz w:val="24"/>
          <w:szCs w:val="24"/>
          <w:rtl/>
        </w:rPr>
        <w:t>ו</w:t>
      </w:r>
      <w:r w:rsidRPr="0000097A">
        <w:rPr>
          <w:rFonts w:ascii="Arial" w:hAnsi="Arial" w:cs="David" w:hint="eastAsia"/>
          <w:sz w:val="24"/>
          <w:szCs w:val="24"/>
          <w:rtl/>
        </w:rPr>
        <w:t>ת</w:t>
      </w:r>
      <w:r w:rsidRPr="0000097A">
        <w:rPr>
          <w:rFonts w:ascii="Arial" w:hAnsi="Arial" w:cs="David"/>
          <w:sz w:val="24"/>
          <w:szCs w:val="24"/>
          <w:rtl/>
        </w:rPr>
        <w:t xml:space="preserve"> הנהוגה בכרטיסי האשראי וקיימת בתחנות הדלק. המערכת תאפשר את הפעולות הבאות: </w:t>
      </w:r>
    </w:p>
    <w:p w:rsidR="00FE49F7" w:rsidRPr="0000097A" w:rsidRDefault="00FE49F7" w:rsidP="00CD2B3B">
      <w:pPr>
        <w:numPr>
          <w:ilvl w:val="3"/>
          <w:numId w:val="40"/>
        </w:numPr>
        <w:spacing w:line="360" w:lineRule="auto"/>
        <w:ind w:left="2214"/>
        <w:jc w:val="both"/>
        <w:rPr>
          <w:rFonts w:ascii="Arial" w:hAnsi="Arial" w:cs="David"/>
          <w:sz w:val="24"/>
          <w:szCs w:val="24"/>
        </w:rPr>
      </w:pPr>
      <w:r w:rsidRPr="0000097A">
        <w:rPr>
          <w:rFonts w:ascii="Arial" w:hAnsi="Arial" w:cs="David" w:hint="eastAsia"/>
          <w:sz w:val="24"/>
          <w:szCs w:val="24"/>
          <w:rtl/>
        </w:rPr>
        <w:t>יכולת</w:t>
      </w:r>
      <w:r w:rsidRPr="0000097A">
        <w:rPr>
          <w:rFonts w:ascii="Arial" w:hAnsi="Arial" w:cs="David"/>
          <w:sz w:val="24"/>
          <w:szCs w:val="24"/>
          <w:rtl/>
        </w:rPr>
        <w:t xml:space="preserve"> </w:t>
      </w:r>
      <w:r w:rsidRPr="0000097A">
        <w:rPr>
          <w:rFonts w:ascii="Arial" w:hAnsi="Arial" w:cs="David" w:hint="eastAsia"/>
          <w:sz w:val="24"/>
          <w:szCs w:val="24"/>
          <w:rtl/>
        </w:rPr>
        <w:t>העברת</w:t>
      </w:r>
      <w:r w:rsidRPr="0000097A">
        <w:rPr>
          <w:rFonts w:ascii="Arial" w:hAnsi="Arial" w:cs="David"/>
          <w:sz w:val="24"/>
          <w:szCs w:val="24"/>
          <w:rtl/>
        </w:rPr>
        <w:t xml:space="preserve"> </w:t>
      </w:r>
      <w:r w:rsidRPr="0000097A">
        <w:rPr>
          <w:rFonts w:ascii="Arial" w:hAnsi="Arial" w:cs="David" w:hint="eastAsia"/>
          <w:sz w:val="24"/>
          <w:szCs w:val="24"/>
          <w:rtl/>
        </w:rPr>
        <w:t>כרטיסי</w:t>
      </w:r>
      <w:r w:rsidR="00100CCD">
        <w:rPr>
          <w:rFonts w:ascii="Arial" w:hAnsi="Arial" w:cs="David" w:hint="cs"/>
          <w:sz w:val="24"/>
          <w:szCs w:val="24"/>
          <w:rtl/>
        </w:rPr>
        <w:t xml:space="preserve"> התדלוק</w:t>
      </w:r>
      <w:r w:rsidRPr="0000097A">
        <w:rPr>
          <w:rFonts w:ascii="Arial" w:hAnsi="Arial" w:cs="David"/>
          <w:sz w:val="24"/>
          <w:szCs w:val="24"/>
          <w:rtl/>
        </w:rPr>
        <w:t xml:space="preserve"> </w:t>
      </w:r>
      <w:r w:rsidRPr="0000097A">
        <w:rPr>
          <w:rFonts w:ascii="Arial" w:hAnsi="Arial" w:cs="David" w:hint="eastAsia"/>
          <w:sz w:val="24"/>
          <w:szCs w:val="24"/>
          <w:rtl/>
        </w:rPr>
        <w:t>בתחנות</w:t>
      </w:r>
      <w:r w:rsidRPr="0000097A">
        <w:rPr>
          <w:rFonts w:ascii="Arial" w:hAnsi="Arial" w:cs="David"/>
          <w:sz w:val="24"/>
          <w:szCs w:val="24"/>
          <w:rtl/>
        </w:rPr>
        <w:t xml:space="preserve"> </w:t>
      </w:r>
      <w:r w:rsidRPr="0000097A">
        <w:rPr>
          <w:rFonts w:ascii="Arial" w:hAnsi="Arial" w:cs="David" w:hint="eastAsia"/>
          <w:sz w:val="24"/>
          <w:szCs w:val="24"/>
          <w:rtl/>
        </w:rPr>
        <w:t>הדלק</w:t>
      </w:r>
      <w:r w:rsidRPr="0000097A">
        <w:rPr>
          <w:rFonts w:ascii="Arial" w:hAnsi="Arial" w:cs="David"/>
          <w:sz w:val="24"/>
          <w:szCs w:val="24"/>
          <w:rtl/>
        </w:rPr>
        <w:t xml:space="preserve"> </w:t>
      </w:r>
      <w:r w:rsidRPr="0000097A">
        <w:rPr>
          <w:rFonts w:ascii="Arial" w:hAnsi="Arial" w:cs="David" w:hint="eastAsia"/>
          <w:sz w:val="24"/>
          <w:szCs w:val="24"/>
          <w:rtl/>
        </w:rPr>
        <w:t>עמן</w:t>
      </w:r>
      <w:r w:rsidRPr="0000097A">
        <w:rPr>
          <w:rFonts w:ascii="Arial" w:hAnsi="Arial" w:cs="David"/>
          <w:sz w:val="24"/>
          <w:szCs w:val="24"/>
          <w:rtl/>
        </w:rPr>
        <w:t xml:space="preserve"> </w:t>
      </w:r>
      <w:r w:rsidRPr="0000097A">
        <w:rPr>
          <w:rFonts w:ascii="Arial" w:hAnsi="Arial" w:cs="David" w:hint="eastAsia"/>
          <w:sz w:val="24"/>
          <w:szCs w:val="24"/>
          <w:rtl/>
        </w:rPr>
        <w:t>התקשר</w:t>
      </w:r>
      <w:r w:rsidRPr="0000097A">
        <w:rPr>
          <w:rFonts w:ascii="Arial" w:hAnsi="Arial" w:cs="David"/>
          <w:sz w:val="24"/>
          <w:szCs w:val="24"/>
          <w:rtl/>
        </w:rPr>
        <w:t xml:space="preserve"> </w:t>
      </w:r>
      <w:r w:rsidRPr="0000097A">
        <w:rPr>
          <w:rFonts w:ascii="Arial" w:hAnsi="Arial" w:cs="David" w:hint="eastAsia"/>
          <w:sz w:val="24"/>
          <w:szCs w:val="24"/>
          <w:rtl/>
        </w:rPr>
        <w:t>המשרד</w:t>
      </w:r>
      <w:r w:rsidRPr="0000097A">
        <w:rPr>
          <w:rFonts w:ascii="Arial" w:hAnsi="Arial" w:cs="David"/>
          <w:sz w:val="24"/>
          <w:szCs w:val="24"/>
          <w:rtl/>
        </w:rPr>
        <w:t>.</w:t>
      </w:r>
    </w:p>
    <w:p w:rsidR="00FE49F7" w:rsidRPr="00D41F06" w:rsidRDefault="00FE49F7" w:rsidP="00CD2B3B">
      <w:pPr>
        <w:numPr>
          <w:ilvl w:val="3"/>
          <w:numId w:val="40"/>
        </w:numPr>
        <w:spacing w:line="360" w:lineRule="auto"/>
        <w:ind w:left="2214"/>
        <w:jc w:val="both"/>
        <w:rPr>
          <w:rFonts w:ascii="Arial" w:hAnsi="Arial" w:cs="David"/>
          <w:sz w:val="24"/>
          <w:szCs w:val="24"/>
        </w:rPr>
      </w:pPr>
      <w:r w:rsidRPr="0000097A">
        <w:rPr>
          <w:rFonts w:ascii="Arial" w:hAnsi="Arial" w:cs="David" w:hint="eastAsia"/>
          <w:sz w:val="24"/>
          <w:szCs w:val="24"/>
          <w:rtl/>
        </w:rPr>
        <w:t>זיהוי</w:t>
      </w:r>
      <w:r w:rsidRPr="0000097A">
        <w:rPr>
          <w:rFonts w:ascii="Arial" w:hAnsi="Arial" w:cs="David"/>
          <w:sz w:val="24"/>
          <w:szCs w:val="24"/>
          <w:rtl/>
        </w:rPr>
        <w:t xml:space="preserve"> </w:t>
      </w:r>
      <w:r w:rsidRPr="0000097A">
        <w:rPr>
          <w:rFonts w:ascii="Arial" w:hAnsi="Arial" w:cs="David" w:hint="eastAsia"/>
          <w:sz w:val="24"/>
          <w:szCs w:val="24"/>
          <w:rtl/>
        </w:rPr>
        <w:t>נתוני</w:t>
      </w:r>
      <w:r w:rsidRPr="0000097A">
        <w:rPr>
          <w:rFonts w:ascii="Arial" w:hAnsi="Arial" w:cs="David"/>
          <w:sz w:val="24"/>
          <w:szCs w:val="24"/>
          <w:rtl/>
        </w:rPr>
        <w:t xml:space="preserve"> </w:t>
      </w:r>
      <w:r w:rsidRPr="0000097A">
        <w:rPr>
          <w:rFonts w:ascii="Arial" w:hAnsi="Arial" w:cs="David" w:hint="eastAsia"/>
          <w:sz w:val="24"/>
          <w:szCs w:val="24"/>
          <w:rtl/>
        </w:rPr>
        <w:t>הכרטיס</w:t>
      </w:r>
      <w:r w:rsidRPr="0000097A">
        <w:rPr>
          <w:rFonts w:ascii="Arial" w:hAnsi="Arial" w:cs="David"/>
          <w:sz w:val="24"/>
          <w:szCs w:val="24"/>
          <w:rtl/>
        </w:rPr>
        <w:t xml:space="preserve"> </w:t>
      </w:r>
      <w:r w:rsidRPr="0000097A">
        <w:rPr>
          <w:rFonts w:ascii="Arial" w:hAnsi="Arial" w:cs="David" w:hint="eastAsia"/>
          <w:sz w:val="24"/>
          <w:szCs w:val="24"/>
          <w:rtl/>
        </w:rPr>
        <w:t>בתחנות</w:t>
      </w:r>
      <w:r w:rsidRPr="0000097A">
        <w:rPr>
          <w:rFonts w:ascii="Arial" w:hAnsi="Arial" w:cs="David"/>
          <w:sz w:val="24"/>
          <w:szCs w:val="24"/>
          <w:rtl/>
        </w:rPr>
        <w:t xml:space="preserve"> </w:t>
      </w:r>
      <w:r w:rsidRPr="0000097A">
        <w:rPr>
          <w:rFonts w:ascii="Arial" w:hAnsi="Arial" w:cs="David" w:hint="eastAsia"/>
          <w:sz w:val="24"/>
          <w:szCs w:val="24"/>
          <w:rtl/>
        </w:rPr>
        <w:t>הדלק</w:t>
      </w:r>
      <w:r w:rsidRPr="0000097A">
        <w:rPr>
          <w:rFonts w:ascii="Arial" w:hAnsi="Arial" w:cs="David"/>
          <w:sz w:val="24"/>
          <w:szCs w:val="24"/>
          <w:rtl/>
        </w:rPr>
        <w:t xml:space="preserve"> </w:t>
      </w:r>
      <w:r w:rsidRPr="0000097A">
        <w:rPr>
          <w:rFonts w:ascii="Arial" w:hAnsi="Arial" w:cs="David" w:hint="eastAsia"/>
          <w:sz w:val="24"/>
          <w:szCs w:val="24"/>
          <w:rtl/>
        </w:rPr>
        <w:t>עמן</w:t>
      </w:r>
      <w:r w:rsidRPr="0000097A">
        <w:rPr>
          <w:rFonts w:ascii="Arial" w:hAnsi="Arial" w:cs="David"/>
          <w:sz w:val="24"/>
          <w:szCs w:val="24"/>
          <w:rtl/>
        </w:rPr>
        <w:t xml:space="preserve"> </w:t>
      </w:r>
      <w:r w:rsidRPr="0000097A">
        <w:rPr>
          <w:rFonts w:ascii="Arial" w:hAnsi="Arial" w:cs="David" w:hint="eastAsia"/>
          <w:sz w:val="24"/>
          <w:szCs w:val="24"/>
          <w:rtl/>
        </w:rPr>
        <w:t>התקשר</w:t>
      </w:r>
      <w:r w:rsidRPr="0000097A">
        <w:rPr>
          <w:rFonts w:ascii="Arial" w:hAnsi="Arial" w:cs="David"/>
          <w:sz w:val="24"/>
          <w:szCs w:val="24"/>
          <w:rtl/>
        </w:rPr>
        <w:t xml:space="preserve"> </w:t>
      </w:r>
      <w:r w:rsidRPr="0000097A">
        <w:rPr>
          <w:rFonts w:ascii="Arial" w:hAnsi="Arial" w:cs="David" w:hint="eastAsia"/>
          <w:sz w:val="24"/>
          <w:szCs w:val="24"/>
          <w:rtl/>
        </w:rPr>
        <w:t>המשרד</w:t>
      </w:r>
      <w:r w:rsidRPr="0000097A">
        <w:rPr>
          <w:rFonts w:ascii="Arial" w:hAnsi="Arial" w:cs="David"/>
          <w:sz w:val="24"/>
          <w:szCs w:val="24"/>
          <w:rtl/>
        </w:rPr>
        <w:t>.</w:t>
      </w:r>
      <w:r w:rsidRPr="0000097A">
        <w:rPr>
          <w:rFonts w:ascii="Arial" w:hAnsi="Arial" w:cs="David"/>
          <w:sz w:val="24"/>
          <w:szCs w:val="24"/>
          <w:rtl/>
        </w:rPr>
        <w:tab/>
      </w:r>
    </w:p>
    <w:p w:rsidR="00FE49F7" w:rsidRPr="009B722E" w:rsidRDefault="00181AD4" w:rsidP="00CD2B3B">
      <w:pPr>
        <w:pStyle w:val="ListParagraph"/>
        <w:numPr>
          <w:ilvl w:val="2"/>
          <w:numId w:val="40"/>
        </w:numPr>
        <w:spacing w:line="360" w:lineRule="auto"/>
        <w:ind w:left="1570"/>
        <w:jc w:val="both"/>
        <w:rPr>
          <w:rFonts w:ascii="Arial" w:hAnsi="Arial" w:cs="David"/>
          <w:sz w:val="24"/>
          <w:szCs w:val="24"/>
        </w:rPr>
      </w:pPr>
      <w:r>
        <w:rPr>
          <w:rFonts w:ascii="Arial" w:hAnsi="Arial" w:cs="David" w:hint="cs"/>
          <w:sz w:val="24"/>
          <w:szCs w:val="24"/>
          <w:rtl/>
        </w:rPr>
        <w:t xml:space="preserve">החברה המפעילה נדרשת לנהל </w:t>
      </w:r>
      <w:r w:rsidR="00FE49F7" w:rsidRPr="00791035">
        <w:rPr>
          <w:rFonts w:ascii="Arial" w:hAnsi="Arial" w:cs="David" w:hint="cs"/>
          <w:sz w:val="24"/>
          <w:szCs w:val="24"/>
          <w:rtl/>
        </w:rPr>
        <w:t>בזמן אמת, את תדלוק רכ</w:t>
      </w:r>
      <w:r w:rsidR="009E4943">
        <w:rPr>
          <w:rFonts w:ascii="Arial" w:hAnsi="Arial" w:cs="David" w:hint="cs"/>
          <w:sz w:val="24"/>
          <w:szCs w:val="24"/>
          <w:rtl/>
        </w:rPr>
        <w:t xml:space="preserve">בי המשרד באמצעות כרטיסי התדלוק </w:t>
      </w:r>
      <w:r w:rsidR="00FE49F7" w:rsidRPr="00791035">
        <w:rPr>
          <w:rFonts w:ascii="Arial" w:hAnsi="Arial" w:cs="David" w:hint="cs"/>
          <w:sz w:val="24"/>
          <w:szCs w:val="24"/>
          <w:rtl/>
        </w:rPr>
        <w:t xml:space="preserve">לרבות הצגת יתרת הליטרים או </w:t>
      </w:r>
      <w:r w:rsidR="00F3385E" w:rsidRPr="00D0463D">
        <w:rPr>
          <w:rFonts w:ascii="Arial" w:hAnsi="Arial" w:cs="David" w:hint="cs"/>
          <w:sz w:val="24"/>
          <w:szCs w:val="24"/>
          <w:rtl/>
        </w:rPr>
        <w:t>את היתרה ה</w:t>
      </w:r>
      <w:r w:rsidR="00FE49F7" w:rsidRPr="002F1026">
        <w:rPr>
          <w:rFonts w:ascii="Arial" w:hAnsi="Arial" w:cs="David" w:hint="cs"/>
          <w:sz w:val="24"/>
          <w:szCs w:val="24"/>
          <w:rtl/>
        </w:rPr>
        <w:t>כס</w:t>
      </w:r>
      <w:r w:rsidR="00F3385E" w:rsidRPr="002F1026">
        <w:rPr>
          <w:rFonts w:ascii="Arial" w:hAnsi="Arial" w:cs="David" w:hint="cs"/>
          <w:sz w:val="24"/>
          <w:szCs w:val="24"/>
          <w:rtl/>
        </w:rPr>
        <w:t>פית</w:t>
      </w:r>
      <w:r w:rsidR="00FE49F7" w:rsidRPr="002F1026">
        <w:rPr>
          <w:rFonts w:ascii="Arial" w:hAnsi="Arial" w:cs="David" w:hint="cs"/>
          <w:sz w:val="24"/>
          <w:szCs w:val="24"/>
          <w:rtl/>
        </w:rPr>
        <w:t xml:space="preserve"> בכרטיס</w:t>
      </w:r>
      <w:r w:rsidR="00F3385E" w:rsidRPr="002F1026">
        <w:rPr>
          <w:rFonts w:ascii="Arial" w:hAnsi="Arial" w:cs="David" w:hint="cs"/>
          <w:sz w:val="24"/>
          <w:szCs w:val="24"/>
          <w:rtl/>
        </w:rPr>
        <w:t>, ישוקף</w:t>
      </w:r>
      <w:r w:rsidR="00FE49F7" w:rsidRPr="009B722E">
        <w:rPr>
          <w:rFonts w:ascii="Arial" w:hAnsi="Arial" w:cs="David" w:hint="cs"/>
          <w:sz w:val="24"/>
          <w:szCs w:val="24"/>
          <w:rtl/>
        </w:rPr>
        <w:t xml:space="preserve"> ב</w:t>
      </w:r>
      <w:r w:rsidR="00F3385E" w:rsidRPr="009B722E">
        <w:rPr>
          <w:rFonts w:ascii="Arial" w:hAnsi="Arial" w:cs="David" w:hint="cs"/>
          <w:sz w:val="24"/>
          <w:szCs w:val="24"/>
          <w:rtl/>
        </w:rPr>
        <w:t>פלט</w:t>
      </w:r>
      <w:r w:rsidR="00FE49F7" w:rsidRPr="009B722E">
        <w:rPr>
          <w:rFonts w:ascii="Arial" w:hAnsi="Arial" w:cs="David" w:hint="cs"/>
          <w:sz w:val="24"/>
          <w:szCs w:val="24"/>
          <w:rtl/>
        </w:rPr>
        <w:t xml:space="preserve"> ה</w:t>
      </w:r>
      <w:r w:rsidR="00F3385E" w:rsidRPr="009B722E">
        <w:rPr>
          <w:rFonts w:ascii="Arial" w:hAnsi="Arial" w:cs="David" w:hint="cs"/>
          <w:sz w:val="24"/>
          <w:szCs w:val="24"/>
          <w:rtl/>
        </w:rPr>
        <w:t>מידע ה</w:t>
      </w:r>
      <w:r w:rsidR="00FE49F7" w:rsidRPr="009B722E">
        <w:rPr>
          <w:rFonts w:ascii="Arial" w:hAnsi="Arial" w:cs="David" w:hint="cs"/>
          <w:sz w:val="24"/>
          <w:szCs w:val="24"/>
          <w:rtl/>
        </w:rPr>
        <w:t>מופק בתחנות התדלוק של חברות הדלק עמן יתקשר המשרד.</w:t>
      </w:r>
    </w:p>
    <w:p w:rsidR="00F3385E" w:rsidRPr="007A2A7E" w:rsidRDefault="00FE49F7" w:rsidP="00CD2B3B">
      <w:pPr>
        <w:pStyle w:val="ListParagraph"/>
        <w:numPr>
          <w:ilvl w:val="2"/>
          <w:numId w:val="40"/>
        </w:numPr>
        <w:spacing w:line="360" w:lineRule="auto"/>
        <w:ind w:left="1570"/>
        <w:jc w:val="both"/>
        <w:rPr>
          <w:rFonts w:ascii="Arial" w:hAnsi="Arial" w:cs="David" w:hint="cs"/>
          <w:b/>
          <w:bCs/>
          <w:sz w:val="24"/>
          <w:szCs w:val="24"/>
        </w:rPr>
      </w:pPr>
      <w:r w:rsidRPr="009B722E">
        <w:rPr>
          <w:rFonts w:ascii="Arial" w:hAnsi="Arial" w:cs="David" w:hint="cs"/>
          <w:sz w:val="24"/>
          <w:szCs w:val="24"/>
          <w:rtl/>
        </w:rPr>
        <w:t>החברה המפעילה נדרשת</w:t>
      </w:r>
      <w:r>
        <w:rPr>
          <w:rFonts w:ascii="Arial" w:hAnsi="Arial" w:cs="David" w:hint="cs"/>
          <w:sz w:val="24"/>
          <w:szCs w:val="24"/>
          <w:rtl/>
        </w:rPr>
        <w:t xml:space="preserve"> לנהל </w:t>
      </w:r>
      <w:r w:rsidRPr="000C5773">
        <w:rPr>
          <w:rFonts w:ascii="Arial" w:hAnsi="Arial" w:cs="David" w:hint="cs"/>
          <w:sz w:val="24"/>
          <w:szCs w:val="24"/>
          <w:rtl/>
        </w:rPr>
        <w:t xml:space="preserve">בזמן אמת </w:t>
      </w:r>
      <w:r>
        <w:rPr>
          <w:rFonts w:ascii="Arial" w:hAnsi="Arial" w:cs="David" w:hint="cs"/>
          <w:sz w:val="24"/>
          <w:szCs w:val="24"/>
          <w:rtl/>
        </w:rPr>
        <w:t xml:space="preserve">את </w:t>
      </w:r>
      <w:r w:rsidRPr="000C5773">
        <w:rPr>
          <w:rFonts w:ascii="Arial" w:hAnsi="Arial" w:cs="David" w:hint="cs"/>
          <w:sz w:val="24"/>
          <w:szCs w:val="24"/>
          <w:rtl/>
        </w:rPr>
        <w:t xml:space="preserve">תוקף </w:t>
      </w:r>
      <w:r>
        <w:rPr>
          <w:rFonts w:ascii="Arial" w:hAnsi="Arial" w:cs="David" w:hint="cs"/>
          <w:sz w:val="24"/>
          <w:szCs w:val="24"/>
          <w:rtl/>
        </w:rPr>
        <w:t xml:space="preserve">כרטיסי </w:t>
      </w:r>
      <w:r w:rsidR="00F3385E">
        <w:rPr>
          <w:rFonts w:ascii="Arial" w:hAnsi="Arial" w:cs="David" w:hint="cs"/>
          <w:sz w:val="24"/>
          <w:szCs w:val="24"/>
          <w:rtl/>
        </w:rPr>
        <w:t>ה</w:t>
      </w:r>
      <w:r>
        <w:rPr>
          <w:rFonts w:ascii="Arial" w:hAnsi="Arial" w:cs="David" w:hint="cs"/>
          <w:sz w:val="24"/>
          <w:szCs w:val="24"/>
          <w:rtl/>
        </w:rPr>
        <w:t>תדלוק</w:t>
      </w:r>
      <w:r w:rsidR="00F3385E">
        <w:rPr>
          <w:rFonts w:ascii="Arial" w:hAnsi="Arial" w:cs="David" w:hint="cs"/>
          <w:sz w:val="24"/>
          <w:szCs w:val="24"/>
          <w:rtl/>
        </w:rPr>
        <w:t>.</w:t>
      </w:r>
      <w:r w:rsidRPr="000C5773">
        <w:rPr>
          <w:rFonts w:ascii="Arial" w:hAnsi="Arial" w:cs="David" w:hint="cs"/>
          <w:sz w:val="24"/>
          <w:szCs w:val="24"/>
          <w:rtl/>
        </w:rPr>
        <w:t xml:space="preserve"> </w:t>
      </w:r>
    </w:p>
    <w:p w:rsidR="00FE49F7" w:rsidRDefault="00F3385E" w:rsidP="00CD2B3B">
      <w:pPr>
        <w:pStyle w:val="ListParagraph"/>
        <w:numPr>
          <w:ilvl w:val="2"/>
          <w:numId w:val="40"/>
        </w:numPr>
        <w:spacing w:line="360" w:lineRule="auto"/>
        <w:ind w:left="1570"/>
        <w:jc w:val="both"/>
        <w:rPr>
          <w:rFonts w:ascii="Arial" w:hAnsi="Arial" w:cs="David"/>
          <w:b/>
          <w:bCs/>
          <w:sz w:val="24"/>
          <w:szCs w:val="24"/>
        </w:rPr>
      </w:pPr>
      <w:r>
        <w:rPr>
          <w:rFonts w:ascii="Arial" w:hAnsi="Arial" w:cs="David" w:hint="cs"/>
          <w:sz w:val="24"/>
          <w:szCs w:val="24"/>
          <w:rtl/>
        </w:rPr>
        <w:t xml:space="preserve">החברה המפעילה נדרשת </w:t>
      </w:r>
      <w:r w:rsidR="00FE49F7">
        <w:rPr>
          <w:rFonts w:ascii="Arial" w:hAnsi="Arial" w:cs="David" w:hint="cs"/>
          <w:sz w:val="24"/>
          <w:szCs w:val="24"/>
          <w:rtl/>
        </w:rPr>
        <w:t xml:space="preserve">לבצע </w:t>
      </w:r>
      <w:r w:rsidR="00FE49F7" w:rsidRPr="000C5773">
        <w:rPr>
          <w:rFonts w:ascii="Arial" w:hAnsi="Arial" w:cs="David" w:hint="cs"/>
          <w:sz w:val="24"/>
          <w:szCs w:val="24"/>
          <w:rtl/>
        </w:rPr>
        <w:t>חסימ</w:t>
      </w:r>
      <w:r w:rsidR="00FE49F7">
        <w:rPr>
          <w:rFonts w:ascii="Arial" w:hAnsi="Arial" w:cs="David" w:hint="cs"/>
          <w:sz w:val="24"/>
          <w:szCs w:val="24"/>
          <w:rtl/>
        </w:rPr>
        <w:t>ה</w:t>
      </w:r>
      <w:r w:rsidR="00FE49F7" w:rsidRPr="000C5773">
        <w:rPr>
          <w:rFonts w:ascii="Arial" w:hAnsi="Arial" w:cs="David" w:hint="cs"/>
          <w:sz w:val="24"/>
          <w:szCs w:val="24"/>
          <w:rtl/>
        </w:rPr>
        <w:t xml:space="preserve"> ו/או פתיח</w:t>
      </w:r>
      <w:r w:rsidR="00FE49F7">
        <w:rPr>
          <w:rFonts w:ascii="Arial" w:hAnsi="Arial" w:cs="David" w:hint="cs"/>
          <w:sz w:val="24"/>
          <w:szCs w:val="24"/>
          <w:rtl/>
        </w:rPr>
        <w:t>ה</w:t>
      </w:r>
      <w:r w:rsidR="00FE49F7" w:rsidRPr="000C5773">
        <w:rPr>
          <w:rFonts w:ascii="Arial" w:hAnsi="Arial" w:cs="David" w:hint="cs"/>
          <w:sz w:val="24"/>
          <w:szCs w:val="24"/>
          <w:rtl/>
        </w:rPr>
        <w:t xml:space="preserve"> </w:t>
      </w:r>
      <w:r w:rsidR="00FE49F7">
        <w:rPr>
          <w:rFonts w:ascii="Arial" w:hAnsi="Arial" w:cs="David" w:hint="cs"/>
          <w:sz w:val="24"/>
          <w:szCs w:val="24"/>
          <w:rtl/>
        </w:rPr>
        <w:t>על פי</w:t>
      </w:r>
      <w:r w:rsidR="00FE49F7" w:rsidRPr="000C5773">
        <w:rPr>
          <w:rFonts w:ascii="Arial" w:hAnsi="Arial" w:cs="David" w:hint="cs"/>
          <w:sz w:val="24"/>
          <w:szCs w:val="24"/>
          <w:rtl/>
        </w:rPr>
        <w:t xml:space="preserve"> </w:t>
      </w:r>
      <w:r w:rsidR="00FE49F7">
        <w:rPr>
          <w:rFonts w:ascii="Arial" w:hAnsi="Arial" w:cs="David" w:hint="cs"/>
          <w:sz w:val="24"/>
          <w:szCs w:val="24"/>
          <w:rtl/>
        </w:rPr>
        <w:t>דרישת</w:t>
      </w:r>
      <w:r w:rsidR="00FE49F7" w:rsidRPr="000C5773">
        <w:rPr>
          <w:rFonts w:ascii="Arial" w:hAnsi="Arial" w:cs="David" w:hint="cs"/>
          <w:sz w:val="24"/>
          <w:szCs w:val="24"/>
          <w:rtl/>
        </w:rPr>
        <w:t xml:space="preserve"> </w:t>
      </w:r>
      <w:r w:rsidR="00FE49F7">
        <w:rPr>
          <w:rFonts w:ascii="Arial" w:hAnsi="Arial" w:cs="David" w:hint="cs"/>
          <w:sz w:val="24"/>
          <w:szCs w:val="24"/>
          <w:rtl/>
        </w:rPr>
        <w:t>המזמין.</w:t>
      </w:r>
    </w:p>
    <w:p w:rsidR="00813DC3" w:rsidRDefault="00FE49F7" w:rsidP="00CD2B3B">
      <w:pPr>
        <w:pStyle w:val="ListParagraph"/>
        <w:numPr>
          <w:ilvl w:val="2"/>
          <w:numId w:val="40"/>
        </w:numPr>
        <w:spacing w:line="360" w:lineRule="auto"/>
        <w:ind w:left="1570"/>
        <w:jc w:val="both"/>
        <w:rPr>
          <w:rFonts w:ascii="Arial" w:hAnsi="Arial" w:cs="David"/>
          <w:sz w:val="24"/>
          <w:szCs w:val="24"/>
        </w:rPr>
      </w:pPr>
      <w:r>
        <w:rPr>
          <w:rFonts w:ascii="Arial" w:hAnsi="Arial" w:cs="David" w:hint="cs"/>
          <w:sz w:val="24"/>
          <w:szCs w:val="24"/>
          <w:rtl/>
        </w:rPr>
        <w:t xml:space="preserve">החברה המפעילה נדרשת לספק </w:t>
      </w:r>
      <w:r w:rsidRPr="00E87823">
        <w:rPr>
          <w:rFonts w:ascii="Arial" w:hAnsi="Arial" w:cs="David" w:hint="cs"/>
          <w:sz w:val="24"/>
          <w:szCs w:val="24"/>
          <w:rtl/>
        </w:rPr>
        <w:t>יכולת לחסימת כלל הכרטיסים שנופקו למשרד ופתיחת כרטיסים לפי סדרות בהתאם לדרישות ה</w:t>
      </w:r>
      <w:r>
        <w:rPr>
          <w:rFonts w:ascii="Arial" w:hAnsi="Arial" w:cs="David" w:hint="cs"/>
          <w:sz w:val="24"/>
          <w:szCs w:val="24"/>
          <w:rtl/>
        </w:rPr>
        <w:t>מזמין</w:t>
      </w:r>
      <w:r w:rsidRPr="00E87823">
        <w:rPr>
          <w:rFonts w:ascii="Arial" w:hAnsi="Arial" w:cs="David" w:hint="cs"/>
          <w:sz w:val="24"/>
          <w:szCs w:val="24"/>
          <w:rtl/>
        </w:rPr>
        <w:t>.</w:t>
      </w:r>
      <w:r>
        <w:rPr>
          <w:rFonts w:ascii="Arial" w:hAnsi="Arial" w:cs="David" w:hint="cs"/>
          <w:sz w:val="24"/>
          <w:szCs w:val="24"/>
          <w:rtl/>
        </w:rPr>
        <w:t xml:space="preserve"> לא ניתן יהיה לבצע כל שימוש בכרטיס שנחסם.</w:t>
      </w:r>
    </w:p>
    <w:p w:rsidR="00FE49F7" w:rsidRDefault="00FE49F7" w:rsidP="00CD2B3B">
      <w:pPr>
        <w:pStyle w:val="ListParagraph"/>
        <w:numPr>
          <w:ilvl w:val="2"/>
          <w:numId w:val="40"/>
        </w:numPr>
        <w:spacing w:line="360" w:lineRule="auto"/>
        <w:ind w:left="1570"/>
        <w:jc w:val="both"/>
        <w:rPr>
          <w:rFonts w:ascii="Arial" w:hAnsi="Arial" w:cs="David"/>
          <w:sz w:val="24"/>
          <w:szCs w:val="24"/>
        </w:rPr>
      </w:pPr>
      <w:r>
        <w:rPr>
          <w:rFonts w:ascii="Arial" w:hAnsi="Arial" w:cs="David" w:hint="cs"/>
          <w:sz w:val="24"/>
          <w:szCs w:val="24"/>
          <w:rtl/>
        </w:rPr>
        <w:t>החברה המפעילה תבצע ניהול ומעקב אחר כלל כרטיסי</w:t>
      </w:r>
      <w:r w:rsidR="00F3385E">
        <w:rPr>
          <w:rFonts w:ascii="Arial" w:hAnsi="Arial" w:cs="David" w:hint="cs"/>
          <w:sz w:val="24"/>
          <w:szCs w:val="24"/>
          <w:rtl/>
        </w:rPr>
        <w:t xml:space="preserve"> התדלוק</w:t>
      </w:r>
      <w:r>
        <w:rPr>
          <w:rFonts w:ascii="Arial" w:hAnsi="Arial" w:cs="David" w:hint="cs"/>
          <w:sz w:val="24"/>
          <w:szCs w:val="24"/>
          <w:rtl/>
        </w:rPr>
        <w:t xml:space="preserve"> שהונפקו עבור המזמין, הסטטוס שלהם (חסום/פעיל) והיתרות בהם, כולל היכולת להמציא ד</w:t>
      </w:r>
      <w:r w:rsidR="00830288">
        <w:rPr>
          <w:rFonts w:ascii="Arial" w:hAnsi="Arial" w:cs="David" w:hint="cs"/>
          <w:sz w:val="24"/>
          <w:szCs w:val="24"/>
          <w:rtl/>
        </w:rPr>
        <w:t>וח</w:t>
      </w:r>
      <w:r>
        <w:rPr>
          <w:rFonts w:ascii="Arial" w:hAnsi="Arial" w:cs="David" w:hint="cs"/>
          <w:sz w:val="24"/>
          <w:szCs w:val="24"/>
          <w:rtl/>
        </w:rPr>
        <w:t xml:space="preserve"> תדלוקים שבוצעו באמצעות הכרטיס</w:t>
      </w:r>
      <w:r w:rsidR="00F3385E">
        <w:rPr>
          <w:rFonts w:ascii="Arial" w:hAnsi="Arial" w:cs="David" w:hint="cs"/>
          <w:sz w:val="24"/>
          <w:szCs w:val="24"/>
          <w:rtl/>
        </w:rPr>
        <w:t>ים</w:t>
      </w:r>
      <w:r>
        <w:rPr>
          <w:rFonts w:ascii="Arial" w:hAnsi="Arial" w:cs="David" w:hint="cs"/>
          <w:sz w:val="24"/>
          <w:szCs w:val="24"/>
          <w:rtl/>
        </w:rPr>
        <w:t xml:space="preserve"> ובירורי </w:t>
      </w:r>
      <w:r w:rsidR="00F3385E">
        <w:rPr>
          <w:rFonts w:ascii="Arial" w:hAnsi="Arial" w:cs="David" w:hint="cs"/>
          <w:sz w:val="24"/>
          <w:szCs w:val="24"/>
          <w:rtl/>
        </w:rPr>
        <w:t>ה</w:t>
      </w:r>
      <w:r>
        <w:rPr>
          <w:rFonts w:ascii="Arial" w:hAnsi="Arial" w:cs="David" w:hint="cs"/>
          <w:sz w:val="24"/>
          <w:szCs w:val="24"/>
          <w:rtl/>
        </w:rPr>
        <w:t>יתר</w:t>
      </w:r>
      <w:r w:rsidR="00F3385E">
        <w:rPr>
          <w:rFonts w:ascii="Arial" w:hAnsi="Arial" w:cs="David" w:hint="cs"/>
          <w:sz w:val="24"/>
          <w:szCs w:val="24"/>
          <w:rtl/>
        </w:rPr>
        <w:t>ות</w:t>
      </w:r>
      <w:r>
        <w:rPr>
          <w:rFonts w:ascii="Arial" w:hAnsi="Arial" w:cs="David" w:hint="cs"/>
          <w:sz w:val="24"/>
          <w:szCs w:val="24"/>
          <w:rtl/>
        </w:rPr>
        <w:t xml:space="preserve"> בכל זמן נתון.  </w:t>
      </w:r>
    </w:p>
    <w:p w:rsidR="005831BB" w:rsidRDefault="00F3385E" w:rsidP="00AC421E">
      <w:pPr>
        <w:pStyle w:val="ListParagraph"/>
        <w:numPr>
          <w:ilvl w:val="2"/>
          <w:numId w:val="40"/>
        </w:numPr>
        <w:spacing w:line="360" w:lineRule="auto"/>
        <w:ind w:left="1570"/>
        <w:jc w:val="both"/>
        <w:rPr>
          <w:rFonts w:cs="David"/>
          <w:sz w:val="24"/>
          <w:szCs w:val="24"/>
        </w:rPr>
      </w:pPr>
      <w:r w:rsidRPr="0028449C">
        <w:rPr>
          <w:rFonts w:cs="David" w:hint="cs"/>
          <w:sz w:val="24"/>
          <w:szCs w:val="24"/>
          <w:rtl/>
        </w:rPr>
        <w:t xml:space="preserve">לחברה המפעילה תהיה היכולת לנהל מסך קלט ובו </w:t>
      </w:r>
      <w:r>
        <w:rPr>
          <w:rFonts w:cs="David" w:hint="cs"/>
          <w:sz w:val="24"/>
          <w:szCs w:val="24"/>
          <w:rtl/>
        </w:rPr>
        <w:t>רק</w:t>
      </w:r>
      <w:r w:rsidRPr="0028449C">
        <w:rPr>
          <w:rFonts w:cs="David" w:hint="cs"/>
          <w:sz w:val="24"/>
          <w:szCs w:val="24"/>
          <w:rtl/>
        </w:rPr>
        <w:t xml:space="preserve"> </w:t>
      </w:r>
      <w:r>
        <w:rPr>
          <w:rFonts w:cs="David" w:hint="cs"/>
          <w:sz w:val="24"/>
          <w:szCs w:val="24"/>
          <w:rtl/>
        </w:rPr>
        <w:t>הנציג המוסמך</w:t>
      </w:r>
      <w:r w:rsidRPr="0028449C">
        <w:rPr>
          <w:rFonts w:cs="David" w:hint="cs"/>
          <w:sz w:val="24"/>
          <w:szCs w:val="24"/>
          <w:rtl/>
        </w:rPr>
        <w:t xml:space="preserve"> שיוגדר ע"י המזמין, </w:t>
      </w:r>
      <w:r w:rsidRPr="00291476">
        <w:rPr>
          <w:rFonts w:ascii="Arial" w:hAnsi="Arial" w:cs="David" w:hint="cs"/>
          <w:sz w:val="24"/>
          <w:szCs w:val="24"/>
          <w:rtl/>
        </w:rPr>
        <w:t>יוכל לבצע עדכ</w:t>
      </w:r>
      <w:r>
        <w:rPr>
          <w:rFonts w:ascii="Arial" w:hAnsi="Arial" w:cs="David" w:hint="cs"/>
          <w:sz w:val="24"/>
          <w:szCs w:val="24"/>
          <w:rtl/>
        </w:rPr>
        <w:t>ון בנתוני כרטיסי התדלוק.</w:t>
      </w:r>
      <w:r w:rsidR="005831BB">
        <w:rPr>
          <w:rFonts w:cs="David" w:hint="cs"/>
          <w:sz w:val="24"/>
          <w:szCs w:val="24"/>
          <w:rtl/>
        </w:rPr>
        <w:t xml:space="preserve"> מסך הקלט ינוהל באתר האינטרנט המאובטח של החברה המפעילה כמפורט בסעיף </w:t>
      </w:r>
      <w:r w:rsidR="00AC421E">
        <w:rPr>
          <w:rFonts w:cs="David" w:hint="cs"/>
          <w:sz w:val="24"/>
          <w:szCs w:val="24"/>
          <w:rtl/>
        </w:rPr>
        <w:t>5.4</w:t>
      </w:r>
      <w:r w:rsidR="005831BB">
        <w:rPr>
          <w:rFonts w:cs="David" w:hint="cs"/>
          <w:sz w:val="24"/>
          <w:szCs w:val="24"/>
          <w:rtl/>
        </w:rPr>
        <w:t xml:space="preserve"> </w:t>
      </w:r>
    </w:p>
    <w:p w:rsidR="00FE49F7" w:rsidRDefault="00FE49F7" w:rsidP="00CD2B3B">
      <w:pPr>
        <w:pStyle w:val="ListParagraph"/>
        <w:numPr>
          <w:ilvl w:val="2"/>
          <w:numId w:val="40"/>
        </w:numPr>
        <w:spacing w:line="360" w:lineRule="auto"/>
        <w:ind w:left="1570"/>
        <w:jc w:val="both"/>
        <w:rPr>
          <w:rFonts w:ascii="Arial" w:hAnsi="Arial" w:cs="David"/>
          <w:sz w:val="24"/>
          <w:szCs w:val="24"/>
        </w:rPr>
      </w:pPr>
      <w:r>
        <w:rPr>
          <w:rFonts w:ascii="Arial" w:hAnsi="Arial" w:cs="David" w:hint="cs"/>
          <w:sz w:val="24"/>
          <w:szCs w:val="24"/>
          <w:rtl/>
        </w:rPr>
        <w:t xml:space="preserve">החברה המפעילה תעדכן את נציג המזמין בהיזון חוזר של ביצוע פעולות חסימה ו/או פתיחה של כרטיסי תדלוק. </w:t>
      </w:r>
    </w:p>
    <w:p w:rsidR="00FE49F7" w:rsidRDefault="00FE49F7" w:rsidP="00CD2B3B">
      <w:pPr>
        <w:pStyle w:val="ListParagraph"/>
        <w:numPr>
          <w:ilvl w:val="2"/>
          <w:numId w:val="40"/>
        </w:numPr>
        <w:spacing w:line="360" w:lineRule="auto"/>
        <w:ind w:left="1570"/>
        <w:jc w:val="both"/>
        <w:rPr>
          <w:rFonts w:ascii="Arial" w:hAnsi="Arial" w:cs="David" w:hint="cs"/>
          <w:sz w:val="24"/>
          <w:szCs w:val="24"/>
        </w:rPr>
      </w:pPr>
      <w:r>
        <w:rPr>
          <w:rFonts w:ascii="Arial" w:hAnsi="Arial" w:cs="David" w:hint="cs"/>
          <w:sz w:val="24"/>
          <w:szCs w:val="24"/>
          <w:rtl/>
        </w:rPr>
        <w:t>מידע על הכרטיסים המבוטלים/חסומים יישמר בחברה המפעילה במשך כל תקופת ההתקשרות ושנה לאחר תום תקופת ההתקשרות. המידע יועבר</w:t>
      </w:r>
      <w:r w:rsidR="000355E5">
        <w:rPr>
          <w:rFonts w:ascii="Arial" w:hAnsi="Arial" w:cs="David" w:hint="cs"/>
          <w:sz w:val="24"/>
          <w:szCs w:val="24"/>
          <w:rtl/>
        </w:rPr>
        <w:t xml:space="preserve"> ללא דיחוי</w:t>
      </w:r>
      <w:r>
        <w:rPr>
          <w:rFonts w:ascii="Arial" w:hAnsi="Arial" w:cs="David" w:hint="cs"/>
          <w:sz w:val="24"/>
          <w:szCs w:val="24"/>
          <w:rtl/>
        </w:rPr>
        <w:t xml:space="preserve"> למזמין </w:t>
      </w:r>
      <w:r w:rsidR="00181AD4">
        <w:rPr>
          <w:rFonts w:ascii="Arial" w:hAnsi="Arial" w:cs="David" w:hint="cs"/>
          <w:sz w:val="24"/>
          <w:szCs w:val="24"/>
          <w:rtl/>
        </w:rPr>
        <w:t>על-פי</w:t>
      </w:r>
      <w:r>
        <w:rPr>
          <w:rFonts w:ascii="Arial" w:hAnsi="Arial" w:cs="David" w:hint="cs"/>
          <w:sz w:val="24"/>
          <w:szCs w:val="24"/>
          <w:rtl/>
        </w:rPr>
        <w:t xml:space="preserve"> דרישה. </w:t>
      </w:r>
    </w:p>
    <w:p w:rsidR="00FE49F7" w:rsidRDefault="00FE49F7" w:rsidP="00CD2B3B">
      <w:pPr>
        <w:pStyle w:val="ListParagraph"/>
        <w:numPr>
          <w:ilvl w:val="2"/>
          <w:numId w:val="40"/>
        </w:numPr>
        <w:spacing w:line="360" w:lineRule="auto"/>
        <w:ind w:left="1570"/>
        <w:jc w:val="both"/>
        <w:rPr>
          <w:rFonts w:ascii="Arial" w:hAnsi="Arial" w:cs="David"/>
          <w:sz w:val="24"/>
          <w:szCs w:val="24"/>
        </w:rPr>
      </w:pPr>
      <w:r>
        <w:rPr>
          <w:rFonts w:ascii="Arial" w:hAnsi="Arial" w:cs="David" w:hint="cs"/>
          <w:sz w:val="24"/>
          <w:szCs w:val="24"/>
          <w:rtl/>
        </w:rPr>
        <w:t>במקרה של קבלת הודע</w:t>
      </w:r>
      <w:r w:rsidR="00181AD4">
        <w:rPr>
          <w:rFonts w:ascii="Arial" w:hAnsi="Arial" w:cs="David" w:hint="cs"/>
          <w:sz w:val="24"/>
          <w:szCs w:val="24"/>
          <w:rtl/>
        </w:rPr>
        <w:t>ה על אובדן/גניבה/חסימה יזומה על-פי</w:t>
      </w:r>
      <w:r>
        <w:rPr>
          <w:rFonts w:ascii="Arial" w:hAnsi="Arial" w:cs="David" w:hint="cs"/>
          <w:sz w:val="24"/>
          <w:szCs w:val="24"/>
          <w:rtl/>
        </w:rPr>
        <w:t xml:space="preserve"> שיקול דעת המזמין תחסום החברה המפעילה</w:t>
      </w:r>
      <w:r w:rsidR="000355E5">
        <w:rPr>
          <w:rFonts w:ascii="Arial" w:hAnsi="Arial" w:cs="David" w:hint="cs"/>
          <w:sz w:val="24"/>
          <w:szCs w:val="24"/>
          <w:rtl/>
        </w:rPr>
        <w:t xml:space="preserve"> לאלתר</w:t>
      </w:r>
      <w:r>
        <w:rPr>
          <w:rFonts w:ascii="Arial" w:hAnsi="Arial" w:cs="David" w:hint="cs"/>
          <w:sz w:val="24"/>
          <w:szCs w:val="24"/>
          <w:rtl/>
        </w:rPr>
        <w:t xml:space="preserve"> את כרטיס ה</w:t>
      </w:r>
      <w:r w:rsidR="00F3385E">
        <w:rPr>
          <w:rFonts w:ascii="Arial" w:hAnsi="Arial" w:cs="David" w:hint="cs"/>
          <w:sz w:val="24"/>
          <w:szCs w:val="24"/>
          <w:rtl/>
        </w:rPr>
        <w:t>תדלוק</w:t>
      </w:r>
      <w:r>
        <w:rPr>
          <w:rFonts w:ascii="Arial" w:hAnsi="Arial" w:cs="David" w:hint="cs"/>
          <w:sz w:val="24"/>
          <w:szCs w:val="24"/>
          <w:rtl/>
        </w:rPr>
        <w:t xml:space="preserve"> ותמנע מידית את האפשרות לבצע שימוש בכרטיס זה. </w:t>
      </w:r>
    </w:p>
    <w:p w:rsidR="00FE49F7" w:rsidRPr="00877E15" w:rsidRDefault="00FE49F7" w:rsidP="00CD2B3B">
      <w:pPr>
        <w:pStyle w:val="ListParagraph"/>
        <w:numPr>
          <w:ilvl w:val="2"/>
          <w:numId w:val="40"/>
        </w:numPr>
        <w:spacing w:line="360" w:lineRule="auto"/>
        <w:ind w:left="1570"/>
        <w:jc w:val="both"/>
        <w:rPr>
          <w:rFonts w:ascii="Arial" w:hAnsi="Arial" w:cs="David"/>
          <w:sz w:val="24"/>
          <w:szCs w:val="24"/>
        </w:rPr>
      </w:pPr>
      <w:r w:rsidRPr="00877E15">
        <w:rPr>
          <w:rFonts w:ascii="Arial" w:hAnsi="Arial" w:cs="David" w:hint="cs"/>
          <w:sz w:val="24"/>
          <w:szCs w:val="24"/>
          <w:rtl/>
        </w:rPr>
        <w:t>החברה המפעילה תישא באחריות לחיובים שיבוצעו בכרטיסים חסומים/מבוטלים או שניתנה הוראה לחסום/לבטל אותם</w:t>
      </w:r>
      <w:r w:rsidR="00877E15" w:rsidRPr="00877E15">
        <w:rPr>
          <w:rFonts w:ascii="Arial" w:hAnsi="Arial" w:cs="David" w:hint="cs"/>
          <w:sz w:val="24"/>
          <w:szCs w:val="24"/>
          <w:rtl/>
        </w:rPr>
        <w:t xml:space="preserve"> כמפורט בנספח ג' במסמך זה.</w:t>
      </w:r>
      <w:r w:rsidRPr="00877E15">
        <w:rPr>
          <w:rFonts w:ascii="Arial" w:hAnsi="Arial" w:cs="David" w:hint="cs"/>
          <w:sz w:val="24"/>
          <w:szCs w:val="24"/>
          <w:rtl/>
        </w:rPr>
        <w:t xml:space="preserve"> סכום חיובים אלו ינוכה מן הסכומים המגיעים לחברה המפעילה בגין שירותיה.</w:t>
      </w:r>
      <w:r w:rsidR="005831BB" w:rsidRPr="00877E15">
        <w:rPr>
          <w:rFonts w:ascii="Arial" w:hAnsi="Arial" w:cs="David" w:hint="cs"/>
          <w:sz w:val="24"/>
          <w:szCs w:val="24"/>
          <w:rtl/>
        </w:rPr>
        <w:t xml:space="preserve"> </w:t>
      </w:r>
    </w:p>
    <w:p w:rsidR="00FE49F7" w:rsidRDefault="00FE49F7" w:rsidP="00CD2B3B">
      <w:pPr>
        <w:pStyle w:val="ListParagraph"/>
        <w:numPr>
          <w:ilvl w:val="2"/>
          <w:numId w:val="40"/>
        </w:numPr>
        <w:spacing w:line="360" w:lineRule="auto"/>
        <w:ind w:left="1570"/>
        <w:jc w:val="both"/>
        <w:rPr>
          <w:rFonts w:ascii="Arial" w:hAnsi="Arial" w:cs="David"/>
          <w:b/>
          <w:bCs/>
          <w:sz w:val="24"/>
          <w:szCs w:val="24"/>
        </w:rPr>
      </w:pPr>
      <w:r>
        <w:rPr>
          <w:rFonts w:ascii="Arial" w:hAnsi="Arial" w:cs="David" w:hint="cs"/>
          <w:b/>
          <w:bCs/>
          <w:sz w:val="24"/>
          <w:szCs w:val="24"/>
          <w:rtl/>
        </w:rPr>
        <w:t>תהליך הזמנת כרטיסי</w:t>
      </w:r>
      <w:r w:rsidR="000347A7">
        <w:rPr>
          <w:rFonts w:ascii="Arial" w:hAnsi="Arial" w:cs="David" w:hint="cs"/>
          <w:b/>
          <w:bCs/>
          <w:sz w:val="24"/>
          <w:szCs w:val="24"/>
          <w:rtl/>
        </w:rPr>
        <w:t xml:space="preserve"> תדלוק:</w:t>
      </w:r>
    </w:p>
    <w:p w:rsidR="00FE49F7" w:rsidRPr="00751D02" w:rsidRDefault="00F3385E" w:rsidP="00183761">
      <w:pPr>
        <w:numPr>
          <w:ilvl w:val="3"/>
          <w:numId w:val="40"/>
        </w:numPr>
        <w:spacing w:line="360" w:lineRule="auto"/>
        <w:ind w:left="2214"/>
        <w:jc w:val="both"/>
        <w:rPr>
          <w:rFonts w:ascii="Arial" w:hAnsi="Arial" w:cs="David"/>
          <w:sz w:val="24"/>
          <w:szCs w:val="24"/>
        </w:rPr>
      </w:pPr>
      <w:r>
        <w:rPr>
          <w:rFonts w:ascii="Arial" w:hAnsi="Arial" w:cs="David" w:hint="cs"/>
          <w:sz w:val="24"/>
          <w:szCs w:val="24"/>
          <w:rtl/>
        </w:rPr>
        <w:t>במהלך תקופת ההתקשרות</w:t>
      </w:r>
      <w:r w:rsidRPr="00751D02">
        <w:rPr>
          <w:rFonts w:ascii="Arial" w:hAnsi="Arial" w:cs="David" w:hint="cs"/>
          <w:sz w:val="24"/>
          <w:szCs w:val="24"/>
          <w:rtl/>
        </w:rPr>
        <w:t xml:space="preserve"> </w:t>
      </w:r>
      <w:r>
        <w:rPr>
          <w:rFonts w:ascii="Arial" w:hAnsi="Arial" w:cs="David" w:hint="cs"/>
          <w:sz w:val="24"/>
          <w:szCs w:val="24"/>
          <w:rtl/>
        </w:rPr>
        <w:t xml:space="preserve">יעביר </w:t>
      </w:r>
      <w:r w:rsidRPr="00751D02">
        <w:rPr>
          <w:rFonts w:ascii="Arial" w:hAnsi="Arial" w:cs="David" w:hint="cs"/>
          <w:sz w:val="24"/>
          <w:szCs w:val="24"/>
          <w:rtl/>
        </w:rPr>
        <w:t xml:space="preserve">המזמין </w:t>
      </w:r>
      <w:r w:rsidR="00FE49F7" w:rsidRPr="00751D02">
        <w:rPr>
          <w:rFonts w:ascii="Arial" w:hAnsi="Arial" w:cs="David" w:hint="cs"/>
          <w:sz w:val="24"/>
          <w:szCs w:val="24"/>
          <w:rtl/>
        </w:rPr>
        <w:t>לחברה המפעילה</w:t>
      </w:r>
      <w:r>
        <w:rPr>
          <w:rFonts w:ascii="Arial" w:hAnsi="Arial" w:cs="David" w:hint="cs"/>
          <w:sz w:val="24"/>
          <w:szCs w:val="24"/>
          <w:rtl/>
        </w:rPr>
        <w:t xml:space="preserve"> </w:t>
      </w:r>
      <w:r w:rsidRPr="00751D02">
        <w:rPr>
          <w:rFonts w:ascii="Arial" w:hAnsi="Arial" w:cs="David" w:hint="cs"/>
          <w:sz w:val="24"/>
          <w:szCs w:val="24"/>
          <w:rtl/>
        </w:rPr>
        <w:t>דריש</w:t>
      </w:r>
      <w:r>
        <w:rPr>
          <w:rFonts w:ascii="Arial" w:hAnsi="Arial" w:cs="David" w:hint="cs"/>
          <w:sz w:val="24"/>
          <w:szCs w:val="24"/>
          <w:rtl/>
        </w:rPr>
        <w:t xml:space="preserve">ות </w:t>
      </w:r>
      <w:r w:rsidR="000347A7">
        <w:rPr>
          <w:rFonts w:ascii="Arial" w:hAnsi="Arial" w:cs="David" w:hint="cs"/>
          <w:sz w:val="24"/>
          <w:szCs w:val="24"/>
          <w:rtl/>
        </w:rPr>
        <w:t>עיתיות</w:t>
      </w:r>
      <w:r w:rsidRPr="00751D02">
        <w:rPr>
          <w:rFonts w:ascii="Arial" w:hAnsi="Arial" w:cs="David" w:hint="cs"/>
          <w:sz w:val="24"/>
          <w:szCs w:val="24"/>
          <w:rtl/>
        </w:rPr>
        <w:t xml:space="preserve"> להנפקת כרטיסי</w:t>
      </w:r>
      <w:r>
        <w:rPr>
          <w:rFonts w:ascii="Arial" w:hAnsi="Arial" w:cs="David" w:hint="cs"/>
          <w:sz w:val="24"/>
          <w:szCs w:val="24"/>
          <w:rtl/>
        </w:rPr>
        <w:t xml:space="preserve"> תדלוק.</w:t>
      </w:r>
    </w:p>
    <w:p w:rsidR="00FE49F7" w:rsidRPr="00751D02" w:rsidRDefault="00FE49F7" w:rsidP="00CD2B3B">
      <w:pPr>
        <w:numPr>
          <w:ilvl w:val="3"/>
          <w:numId w:val="40"/>
        </w:numPr>
        <w:spacing w:line="360" w:lineRule="auto"/>
        <w:ind w:left="2214"/>
        <w:jc w:val="both"/>
        <w:rPr>
          <w:rFonts w:ascii="Arial" w:hAnsi="Arial" w:cs="David"/>
          <w:sz w:val="24"/>
          <w:szCs w:val="24"/>
        </w:rPr>
      </w:pPr>
      <w:r w:rsidRPr="00751D02">
        <w:rPr>
          <w:rFonts w:ascii="Arial" w:hAnsi="Arial" w:cs="David" w:hint="cs"/>
          <w:sz w:val="24"/>
          <w:szCs w:val="24"/>
          <w:rtl/>
        </w:rPr>
        <w:t xml:space="preserve">החברה המפעילה תנפיק ותספק למזמין את הכרטיסים החדשים תוך 7 </w:t>
      </w:r>
      <w:r w:rsidR="000347A7">
        <w:rPr>
          <w:rFonts w:ascii="Arial" w:hAnsi="Arial" w:cs="David" w:hint="cs"/>
          <w:sz w:val="24"/>
          <w:szCs w:val="24"/>
          <w:rtl/>
        </w:rPr>
        <w:t xml:space="preserve">    </w:t>
      </w:r>
      <w:r w:rsidR="000347A7">
        <w:rPr>
          <w:rFonts w:ascii="Arial" w:hAnsi="Arial" w:cs="David"/>
          <w:sz w:val="24"/>
          <w:szCs w:val="24"/>
          <w:rtl/>
        </w:rPr>
        <w:br/>
      </w:r>
      <w:r w:rsidRPr="00751D02">
        <w:rPr>
          <w:rFonts w:ascii="Arial" w:hAnsi="Arial" w:cs="David" w:hint="cs"/>
          <w:sz w:val="24"/>
          <w:szCs w:val="24"/>
          <w:rtl/>
        </w:rPr>
        <w:t>ימי עבודה ממועד ההזמנה.</w:t>
      </w:r>
    </w:p>
    <w:p w:rsidR="00FE49F7" w:rsidRDefault="00FE49F7" w:rsidP="00647F09">
      <w:pPr>
        <w:numPr>
          <w:ilvl w:val="3"/>
          <w:numId w:val="40"/>
        </w:numPr>
        <w:spacing w:line="360" w:lineRule="auto"/>
        <w:ind w:left="2214"/>
        <w:jc w:val="both"/>
        <w:rPr>
          <w:rFonts w:ascii="Arial" w:hAnsi="Arial" w:cs="David"/>
          <w:sz w:val="24"/>
          <w:szCs w:val="24"/>
        </w:rPr>
      </w:pPr>
      <w:r w:rsidRPr="00751D02">
        <w:rPr>
          <w:rFonts w:ascii="Arial" w:hAnsi="Arial" w:cs="David" w:hint="cs"/>
          <w:sz w:val="24"/>
          <w:szCs w:val="24"/>
          <w:rtl/>
        </w:rPr>
        <w:t xml:space="preserve">בכל דרישה </w:t>
      </w:r>
      <w:r>
        <w:rPr>
          <w:rFonts w:ascii="Arial" w:hAnsi="Arial" w:cs="David" w:hint="cs"/>
          <w:sz w:val="24"/>
          <w:szCs w:val="24"/>
          <w:rtl/>
        </w:rPr>
        <w:t>של המזמין לייצור כרטיסי</w:t>
      </w:r>
      <w:r w:rsidR="00100CCD">
        <w:rPr>
          <w:rFonts w:ascii="Arial" w:hAnsi="Arial" w:cs="David" w:hint="cs"/>
          <w:sz w:val="24"/>
          <w:szCs w:val="24"/>
          <w:rtl/>
        </w:rPr>
        <w:t xml:space="preserve"> תדלוק</w:t>
      </w:r>
      <w:r>
        <w:rPr>
          <w:rFonts w:ascii="Arial" w:hAnsi="Arial" w:cs="David" w:hint="cs"/>
          <w:sz w:val="24"/>
          <w:szCs w:val="24"/>
          <w:rtl/>
        </w:rPr>
        <w:t xml:space="preserve"> תיצור החברה המפעילה </w:t>
      </w:r>
      <w:r w:rsidRPr="00751D02">
        <w:rPr>
          <w:rFonts w:ascii="Arial" w:hAnsi="Arial" w:cs="David" w:hint="cs"/>
          <w:sz w:val="24"/>
          <w:szCs w:val="24"/>
          <w:rtl/>
        </w:rPr>
        <w:t>קובץ נתונים וכן תמספר את מהדורת הייצור לצורך מעקב אחר הזמנות ייצור הכרטיסים</w:t>
      </w:r>
      <w:r w:rsidR="00183761">
        <w:rPr>
          <w:rFonts w:ascii="Arial" w:hAnsi="Arial" w:cs="David" w:hint="cs"/>
          <w:sz w:val="24"/>
          <w:szCs w:val="24"/>
          <w:rtl/>
        </w:rPr>
        <w:t xml:space="preserve">, זאת בחלוקה </w:t>
      </w:r>
      <w:r w:rsidR="00993B9C">
        <w:rPr>
          <w:rFonts w:ascii="Arial" w:hAnsi="Arial" w:cs="David" w:hint="cs"/>
          <w:sz w:val="24"/>
          <w:szCs w:val="24"/>
          <w:rtl/>
        </w:rPr>
        <w:t>ל</w:t>
      </w:r>
      <w:r w:rsidR="00647F09">
        <w:rPr>
          <w:rFonts w:ascii="Arial" w:hAnsi="Arial" w:cs="David" w:hint="cs"/>
          <w:sz w:val="24"/>
          <w:szCs w:val="24"/>
          <w:rtl/>
        </w:rPr>
        <w:t>קוד</w:t>
      </w:r>
      <w:r w:rsidR="00A41668">
        <w:rPr>
          <w:rFonts w:ascii="Arial" w:hAnsi="Arial" w:cs="David" w:hint="cs"/>
          <w:sz w:val="24"/>
          <w:szCs w:val="24"/>
          <w:rtl/>
        </w:rPr>
        <w:t xml:space="preserve"> הלקוח. </w:t>
      </w:r>
    </w:p>
    <w:p w:rsidR="000347A7" w:rsidRPr="00181AD4" w:rsidRDefault="000347A7" w:rsidP="00183761">
      <w:pPr>
        <w:numPr>
          <w:ilvl w:val="3"/>
          <w:numId w:val="40"/>
        </w:numPr>
        <w:spacing w:line="360" w:lineRule="auto"/>
        <w:ind w:left="2214"/>
        <w:jc w:val="both"/>
        <w:rPr>
          <w:rFonts w:ascii="Arial" w:hAnsi="Arial" w:cs="David" w:hint="cs"/>
          <w:b/>
          <w:bCs/>
          <w:sz w:val="24"/>
          <w:szCs w:val="24"/>
        </w:rPr>
      </w:pPr>
      <w:r w:rsidRPr="000347A7">
        <w:rPr>
          <w:rFonts w:ascii="Arial" w:hAnsi="Arial" w:cs="David" w:hint="cs"/>
          <w:sz w:val="24"/>
          <w:szCs w:val="24"/>
          <w:rtl/>
        </w:rPr>
        <w:t>הנפקה בכמות של למעלה מ - 1,000 כרטיסים ימסרו</w:t>
      </w:r>
      <w:r w:rsidR="00FE49F7" w:rsidRPr="000347A7">
        <w:rPr>
          <w:rFonts w:ascii="Arial" w:hAnsi="Arial" w:cs="David" w:hint="cs"/>
          <w:sz w:val="24"/>
          <w:szCs w:val="24"/>
          <w:rtl/>
        </w:rPr>
        <w:t xml:space="preserve"> לידי המזמין באמצעות בעל תפקיד </w:t>
      </w:r>
      <w:r w:rsidRPr="000347A7">
        <w:rPr>
          <w:rFonts w:ascii="Arial" w:hAnsi="Arial" w:cs="David" w:hint="cs"/>
          <w:sz w:val="24"/>
          <w:szCs w:val="24"/>
          <w:rtl/>
        </w:rPr>
        <w:t>מטעם</w:t>
      </w:r>
      <w:r w:rsidR="00FE49F7" w:rsidRPr="000347A7">
        <w:rPr>
          <w:rFonts w:ascii="Arial" w:hAnsi="Arial" w:cs="David" w:hint="cs"/>
          <w:sz w:val="24"/>
          <w:szCs w:val="24"/>
          <w:rtl/>
        </w:rPr>
        <w:t xml:space="preserve"> החברה המפעילה.</w:t>
      </w:r>
      <w:r w:rsidR="00181AD4">
        <w:rPr>
          <w:rFonts w:ascii="Arial" w:hAnsi="Arial" w:cs="David" w:hint="cs"/>
          <w:b/>
          <w:bCs/>
          <w:sz w:val="24"/>
          <w:szCs w:val="24"/>
          <w:rtl/>
        </w:rPr>
        <w:t xml:space="preserve"> </w:t>
      </w:r>
      <w:r w:rsidR="00181AD4" w:rsidRPr="00181AD4">
        <w:rPr>
          <w:rFonts w:ascii="Arial" w:hAnsi="Arial" w:cs="David" w:hint="cs"/>
          <w:sz w:val="24"/>
          <w:szCs w:val="24"/>
          <w:rtl/>
        </w:rPr>
        <w:t xml:space="preserve">הנפקת בכמות של עד </w:t>
      </w:r>
      <w:r w:rsidRPr="00181AD4">
        <w:rPr>
          <w:rFonts w:ascii="Arial" w:hAnsi="Arial" w:cs="David" w:hint="cs"/>
          <w:sz w:val="24"/>
          <w:szCs w:val="24"/>
          <w:rtl/>
        </w:rPr>
        <w:t>1,000 כרטיסים יימשכו מהחברה המפעיל</w:t>
      </w:r>
      <w:r w:rsidR="005831BB" w:rsidRPr="00181AD4">
        <w:rPr>
          <w:rFonts w:ascii="Arial" w:hAnsi="Arial" w:cs="David" w:hint="cs"/>
          <w:sz w:val="24"/>
          <w:szCs w:val="24"/>
          <w:rtl/>
        </w:rPr>
        <w:t xml:space="preserve">ה על ידי בעל תפקיד מטעם המזמין. </w:t>
      </w:r>
      <w:r w:rsidRPr="00181AD4">
        <w:rPr>
          <w:rFonts w:ascii="Arial" w:hAnsi="Arial" w:cs="David" w:hint="cs"/>
          <w:sz w:val="24"/>
          <w:szCs w:val="24"/>
          <w:rtl/>
        </w:rPr>
        <w:t>כלל כרטיסי התדלוק ימסרו חסומים לידי המזמין.</w:t>
      </w:r>
    </w:p>
    <w:p w:rsidR="000347A7" w:rsidRDefault="000347A7" w:rsidP="00CD2B3B">
      <w:pPr>
        <w:pStyle w:val="ListParagraph"/>
        <w:numPr>
          <w:ilvl w:val="2"/>
          <w:numId w:val="40"/>
        </w:numPr>
        <w:spacing w:line="360" w:lineRule="auto"/>
        <w:ind w:left="1570"/>
        <w:jc w:val="both"/>
        <w:rPr>
          <w:rFonts w:ascii="Arial" w:hAnsi="Arial" w:cs="David"/>
          <w:b/>
          <w:bCs/>
          <w:sz w:val="24"/>
          <w:szCs w:val="24"/>
        </w:rPr>
      </w:pPr>
      <w:r>
        <w:rPr>
          <w:rFonts w:ascii="Arial" w:hAnsi="Arial" w:cs="David" w:hint="cs"/>
          <w:b/>
          <w:bCs/>
          <w:sz w:val="24"/>
          <w:szCs w:val="24"/>
          <w:rtl/>
        </w:rPr>
        <w:t xml:space="preserve">תהליך תדלוק רכבים באמצעות כרטיסי תדלוק: </w:t>
      </w:r>
    </w:p>
    <w:p w:rsidR="00FE49F7" w:rsidRPr="000347A7" w:rsidRDefault="00FE49F7" w:rsidP="00CD2B3B">
      <w:pPr>
        <w:numPr>
          <w:ilvl w:val="3"/>
          <w:numId w:val="40"/>
        </w:numPr>
        <w:spacing w:line="360" w:lineRule="auto"/>
        <w:ind w:left="2214"/>
        <w:jc w:val="both"/>
        <w:rPr>
          <w:rFonts w:ascii="Arial" w:hAnsi="Arial" w:cs="David"/>
          <w:sz w:val="24"/>
          <w:szCs w:val="24"/>
        </w:rPr>
      </w:pPr>
      <w:r w:rsidRPr="000347A7">
        <w:rPr>
          <w:rFonts w:ascii="Arial" w:hAnsi="Arial" w:cs="David" w:hint="cs"/>
          <w:sz w:val="24"/>
          <w:szCs w:val="24"/>
          <w:rtl/>
        </w:rPr>
        <w:t>טרם פעולת התדלוק ו</w:t>
      </w:r>
      <w:r w:rsidR="009E4943">
        <w:rPr>
          <w:rFonts w:ascii="Arial" w:hAnsi="Arial" w:cs="David" w:hint="cs"/>
          <w:sz w:val="24"/>
          <w:szCs w:val="24"/>
          <w:rtl/>
        </w:rPr>
        <w:t xml:space="preserve">החיוב, יבוצע תהליך זיהוי נתוני </w:t>
      </w:r>
      <w:r w:rsidRPr="000347A7">
        <w:rPr>
          <w:rFonts w:ascii="Arial" w:hAnsi="Arial" w:cs="David" w:hint="cs"/>
          <w:sz w:val="24"/>
          <w:szCs w:val="24"/>
          <w:rtl/>
        </w:rPr>
        <w:t>כרטיס ה</w:t>
      </w:r>
      <w:r w:rsidR="009E4943">
        <w:rPr>
          <w:rFonts w:ascii="Arial" w:hAnsi="Arial" w:cs="David" w:hint="cs"/>
          <w:sz w:val="24"/>
          <w:szCs w:val="24"/>
          <w:rtl/>
        </w:rPr>
        <w:t>תדלוק</w:t>
      </w:r>
      <w:r w:rsidRPr="000347A7">
        <w:rPr>
          <w:rFonts w:ascii="Arial" w:hAnsi="Arial" w:cs="David" w:hint="cs"/>
          <w:sz w:val="24"/>
          <w:szCs w:val="24"/>
          <w:rtl/>
        </w:rPr>
        <w:t xml:space="preserve"> ובדיקה שתוודא את קיום הכרטיס, היותו פעיל ואת ההקצבה העומדת לרשותו.</w:t>
      </w:r>
    </w:p>
    <w:p w:rsidR="00FE49F7" w:rsidRDefault="00FE49F7" w:rsidP="00CD2B3B">
      <w:pPr>
        <w:numPr>
          <w:ilvl w:val="3"/>
          <w:numId w:val="40"/>
        </w:numPr>
        <w:spacing w:line="360" w:lineRule="auto"/>
        <w:ind w:left="2214"/>
        <w:jc w:val="both"/>
        <w:rPr>
          <w:rFonts w:ascii="Arial" w:hAnsi="Arial" w:cs="David" w:hint="cs"/>
          <w:sz w:val="24"/>
          <w:szCs w:val="24"/>
        </w:rPr>
      </w:pPr>
      <w:r w:rsidRPr="00D41F06">
        <w:rPr>
          <w:rFonts w:ascii="Arial" w:hAnsi="Arial" w:cs="David" w:hint="cs"/>
          <w:sz w:val="24"/>
          <w:szCs w:val="24"/>
          <w:rtl/>
        </w:rPr>
        <w:t xml:space="preserve">עם </w:t>
      </w:r>
      <w:r w:rsidRPr="00751D02">
        <w:rPr>
          <w:rFonts w:ascii="Arial" w:hAnsi="Arial" w:cs="David" w:hint="cs"/>
          <w:sz w:val="24"/>
          <w:szCs w:val="24"/>
          <w:rtl/>
        </w:rPr>
        <w:t>סיום</w:t>
      </w:r>
      <w:r w:rsidRPr="00D41F06">
        <w:rPr>
          <w:rFonts w:ascii="Arial" w:hAnsi="Arial" w:cs="David" w:hint="cs"/>
          <w:sz w:val="24"/>
          <w:szCs w:val="24"/>
          <w:rtl/>
        </w:rPr>
        <w:t xml:space="preserve"> פעולת התדלוק, תופחת תמורת הרכישה מיתרת הכרטיס (למול תקרה יומית או הערך האבסולוטי של הכרטיס) והתמורה תיזק</w:t>
      </w:r>
      <w:r w:rsidRPr="00D41F06">
        <w:rPr>
          <w:rFonts w:ascii="Arial" w:hAnsi="Arial" w:cs="David" w:hint="eastAsia"/>
          <w:sz w:val="24"/>
          <w:szCs w:val="24"/>
          <w:rtl/>
        </w:rPr>
        <w:t>ף</w:t>
      </w:r>
      <w:r w:rsidRPr="00D41F06">
        <w:rPr>
          <w:rFonts w:ascii="Arial" w:hAnsi="Arial" w:cs="David" w:hint="cs"/>
          <w:sz w:val="24"/>
          <w:szCs w:val="24"/>
          <w:rtl/>
        </w:rPr>
        <w:t xml:space="preserve"> לזכות חברת הדלק בה בוצע התדלוק.</w:t>
      </w:r>
    </w:p>
    <w:p w:rsidR="000347A7" w:rsidRDefault="000347A7" w:rsidP="00CD2B3B">
      <w:pPr>
        <w:numPr>
          <w:ilvl w:val="3"/>
          <w:numId w:val="40"/>
        </w:numPr>
        <w:spacing w:line="360" w:lineRule="auto"/>
        <w:ind w:left="2214"/>
        <w:jc w:val="both"/>
        <w:rPr>
          <w:rFonts w:ascii="Arial" w:hAnsi="Arial" w:cs="David"/>
          <w:sz w:val="24"/>
          <w:szCs w:val="24"/>
        </w:rPr>
      </w:pPr>
      <w:r>
        <w:rPr>
          <w:rFonts w:ascii="Arial" w:hAnsi="Arial" w:cs="David" w:hint="cs"/>
          <w:sz w:val="24"/>
          <w:szCs w:val="24"/>
          <w:rtl/>
        </w:rPr>
        <w:t>פרטי התדלוק ישוקפו</w:t>
      </w:r>
      <w:r w:rsidRPr="000C5773">
        <w:rPr>
          <w:rFonts w:ascii="Arial" w:hAnsi="Arial" w:cs="David" w:hint="cs"/>
          <w:sz w:val="24"/>
          <w:szCs w:val="24"/>
          <w:rtl/>
        </w:rPr>
        <w:t xml:space="preserve"> ב</w:t>
      </w:r>
      <w:r>
        <w:rPr>
          <w:rFonts w:ascii="Arial" w:hAnsi="Arial" w:cs="David" w:hint="cs"/>
          <w:sz w:val="24"/>
          <w:szCs w:val="24"/>
          <w:rtl/>
        </w:rPr>
        <w:t>פלט</w:t>
      </w:r>
      <w:r w:rsidRPr="000C5773">
        <w:rPr>
          <w:rFonts w:ascii="Arial" w:hAnsi="Arial" w:cs="David" w:hint="cs"/>
          <w:sz w:val="24"/>
          <w:szCs w:val="24"/>
          <w:rtl/>
        </w:rPr>
        <w:t xml:space="preserve"> ה</w:t>
      </w:r>
      <w:r>
        <w:rPr>
          <w:rFonts w:ascii="Arial" w:hAnsi="Arial" w:cs="David" w:hint="cs"/>
          <w:sz w:val="24"/>
          <w:szCs w:val="24"/>
          <w:rtl/>
        </w:rPr>
        <w:t>מידע ה</w:t>
      </w:r>
      <w:r w:rsidRPr="000C5773">
        <w:rPr>
          <w:rFonts w:ascii="Arial" w:hAnsi="Arial" w:cs="David" w:hint="cs"/>
          <w:sz w:val="24"/>
          <w:szCs w:val="24"/>
          <w:rtl/>
        </w:rPr>
        <w:t>מופק בתחנות התדלוק של חברות הדלק</w:t>
      </w:r>
      <w:r>
        <w:rPr>
          <w:rFonts w:ascii="Arial" w:hAnsi="Arial" w:cs="David" w:hint="cs"/>
          <w:sz w:val="24"/>
          <w:szCs w:val="24"/>
          <w:rtl/>
        </w:rPr>
        <w:t>.</w:t>
      </w:r>
    </w:p>
    <w:p w:rsidR="005831BB" w:rsidRDefault="005831BB" w:rsidP="00CD2B3B">
      <w:pPr>
        <w:spacing w:line="360" w:lineRule="auto"/>
        <w:ind w:left="2214"/>
        <w:jc w:val="both"/>
        <w:rPr>
          <w:rFonts w:ascii="Arial" w:hAnsi="Arial" w:cs="David"/>
          <w:sz w:val="24"/>
          <w:szCs w:val="24"/>
        </w:rPr>
      </w:pPr>
    </w:p>
    <w:p w:rsidR="00FE49F7" w:rsidRPr="00791035" w:rsidRDefault="00FE49F7" w:rsidP="00183761">
      <w:pPr>
        <w:numPr>
          <w:ilvl w:val="1"/>
          <w:numId w:val="40"/>
        </w:numPr>
        <w:tabs>
          <w:tab w:val="num" w:pos="1133"/>
        </w:tabs>
        <w:spacing w:line="360" w:lineRule="auto"/>
        <w:jc w:val="both"/>
        <w:rPr>
          <w:rFonts w:ascii="Arial" w:hAnsi="Arial" w:cs="David"/>
          <w:b/>
          <w:bCs/>
          <w:sz w:val="24"/>
          <w:szCs w:val="24"/>
        </w:rPr>
      </w:pPr>
      <w:r w:rsidRPr="00791035">
        <w:rPr>
          <w:rFonts w:ascii="Arial" w:hAnsi="Arial" w:cs="David" w:hint="cs"/>
          <w:b/>
          <w:bCs/>
          <w:sz w:val="24"/>
          <w:szCs w:val="24"/>
          <w:rtl/>
        </w:rPr>
        <w:t>מוקד פניות ושירות לקוחות</w:t>
      </w:r>
    </w:p>
    <w:p w:rsidR="005831BB" w:rsidRDefault="00FE49F7" w:rsidP="005912AF">
      <w:pPr>
        <w:pStyle w:val="ListParagraph"/>
        <w:numPr>
          <w:ilvl w:val="2"/>
          <w:numId w:val="40"/>
        </w:numPr>
        <w:spacing w:line="360" w:lineRule="auto"/>
        <w:ind w:left="1570"/>
        <w:jc w:val="both"/>
        <w:rPr>
          <w:rFonts w:ascii="Arial" w:hAnsi="Arial" w:cs="David"/>
          <w:sz w:val="24"/>
          <w:szCs w:val="24"/>
        </w:rPr>
      </w:pPr>
      <w:r>
        <w:rPr>
          <w:rFonts w:ascii="Arial" w:hAnsi="Arial" w:cs="David" w:hint="cs"/>
          <w:sz w:val="24"/>
          <w:szCs w:val="24"/>
          <w:rtl/>
        </w:rPr>
        <w:t>החברה המפעילה</w:t>
      </w:r>
      <w:r w:rsidRPr="000D0DD0">
        <w:rPr>
          <w:rFonts w:ascii="Arial" w:hAnsi="Arial" w:cs="David" w:hint="cs"/>
          <w:sz w:val="24"/>
          <w:szCs w:val="24"/>
          <w:rtl/>
        </w:rPr>
        <w:t xml:space="preserve"> </w:t>
      </w:r>
      <w:r>
        <w:rPr>
          <w:rFonts w:ascii="Arial" w:hAnsi="Arial" w:cs="David" w:hint="cs"/>
          <w:sz w:val="24"/>
          <w:szCs w:val="24"/>
          <w:rtl/>
        </w:rPr>
        <w:t>תקים ו</w:t>
      </w:r>
      <w:r w:rsidRPr="000D0DD0">
        <w:rPr>
          <w:rFonts w:ascii="Arial" w:hAnsi="Arial" w:cs="David" w:hint="cs"/>
          <w:sz w:val="24"/>
          <w:szCs w:val="24"/>
          <w:rtl/>
        </w:rPr>
        <w:t xml:space="preserve">תפעיל </w:t>
      </w:r>
      <w:r w:rsidRPr="000D0DD0">
        <w:rPr>
          <w:rFonts w:ascii="Arial" w:hAnsi="Arial" w:cs="David"/>
          <w:sz w:val="24"/>
          <w:szCs w:val="24"/>
          <w:rtl/>
        </w:rPr>
        <w:t>מוקד שירות לקוחות</w:t>
      </w:r>
      <w:r w:rsidRPr="000D0DD0">
        <w:rPr>
          <w:rFonts w:ascii="Arial" w:hAnsi="Arial" w:cs="David" w:hint="cs"/>
          <w:sz w:val="24"/>
          <w:szCs w:val="24"/>
          <w:rtl/>
        </w:rPr>
        <w:t xml:space="preserve"> אשר י</w:t>
      </w:r>
      <w:r>
        <w:rPr>
          <w:rFonts w:ascii="Arial" w:hAnsi="Arial" w:cs="David" w:hint="cs"/>
          <w:sz w:val="24"/>
          <w:szCs w:val="24"/>
          <w:rtl/>
        </w:rPr>
        <w:t>יתן מענה טלפוני</w:t>
      </w:r>
      <w:r w:rsidR="005912AF">
        <w:rPr>
          <w:rFonts w:ascii="Arial" w:hAnsi="Arial" w:cs="David" w:hint="cs"/>
          <w:sz w:val="24"/>
          <w:szCs w:val="24"/>
          <w:rtl/>
        </w:rPr>
        <w:t xml:space="preserve"> אנושי</w:t>
      </w:r>
      <w:r w:rsidR="005912AF">
        <w:rPr>
          <w:rFonts w:ascii="Arial" w:hAnsi="Arial" w:cs="David"/>
          <w:sz w:val="24"/>
          <w:szCs w:val="24"/>
          <w:rtl/>
        </w:rPr>
        <w:br/>
      </w:r>
      <w:r w:rsidRPr="000D0DD0">
        <w:rPr>
          <w:rFonts w:ascii="Arial" w:hAnsi="Arial" w:cs="David" w:hint="cs"/>
          <w:sz w:val="24"/>
          <w:szCs w:val="24"/>
          <w:rtl/>
        </w:rPr>
        <w:t>24</w:t>
      </w:r>
      <w:r w:rsidRPr="000652C8">
        <w:rPr>
          <w:rFonts w:ascii="Arial" w:hAnsi="Arial" w:cs="David" w:hint="cs"/>
          <w:sz w:val="24"/>
          <w:szCs w:val="24"/>
          <w:rtl/>
        </w:rPr>
        <w:t xml:space="preserve"> שעות ביממה</w:t>
      </w:r>
      <w:r w:rsidR="00B876D0">
        <w:rPr>
          <w:rFonts w:ascii="Arial" w:hAnsi="Arial" w:cs="David" w:hint="cs"/>
          <w:sz w:val="24"/>
          <w:szCs w:val="24"/>
          <w:rtl/>
        </w:rPr>
        <w:t xml:space="preserve"> (לרבות, ימי שישי, שבת, </w:t>
      </w:r>
      <w:r w:rsidR="000355E5">
        <w:rPr>
          <w:rFonts w:ascii="Arial" w:hAnsi="Arial" w:cs="David" w:hint="cs"/>
          <w:sz w:val="24"/>
          <w:szCs w:val="24"/>
          <w:rtl/>
        </w:rPr>
        <w:t>מועדי</w:t>
      </w:r>
      <w:r w:rsidR="00B876D0">
        <w:rPr>
          <w:rFonts w:ascii="Arial" w:hAnsi="Arial" w:cs="David" w:hint="cs"/>
          <w:sz w:val="24"/>
          <w:szCs w:val="24"/>
          <w:rtl/>
        </w:rPr>
        <w:t xml:space="preserve"> וחגי</w:t>
      </w:r>
      <w:r w:rsidR="000355E5">
        <w:rPr>
          <w:rFonts w:ascii="Arial" w:hAnsi="Arial" w:cs="David" w:hint="cs"/>
          <w:sz w:val="24"/>
          <w:szCs w:val="24"/>
          <w:rtl/>
        </w:rPr>
        <w:t xml:space="preserve"> ישראל)</w:t>
      </w:r>
      <w:r w:rsidR="00336AB3">
        <w:rPr>
          <w:rFonts w:ascii="Arial" w:hAnsi="Arial" w:cs="David" w:hint="cs"/>
          <w:sz w:val="24"/>
          <w:szCs w:val="24"/>
          <w:rtl/>
        </w:rPr>
        <w:t>.</w:t>
      </w:r>
      <w:r w:rsidR="005831BB">
        <w:rPr>
          <w:rFonts w:ascii="Arial" w:hAnsi="Arial" w:cs="David" w:hint="cs"/>
          <w:sz w:val="24"/>
          <w:szCs w:val="24"/>
          <w:rtl/>
        </w:rPr>
        <w:t xml:space="preserve"> </w:t>
      </w:r>
      <w:r w:rsidR="00336AB3" w:rsidRPr="005831BB">
        <w:rPr>
          <w:rFonts w:ascii="Arial" w:hAnsi="Arial" w:cs="David" w:hint="cs"/>
          <w:sz w:val="24"/>
          <w:szCs w:val="24"/>
          <w:rtl/>
        </w:rPr>
        <w:t xml:space="preserve">מוקד זה יוקם </w:t>
      </w:r>
      <w:r w:rsidR="005912AF">
        <w:rPr>
          <w:rFonts w:ascii="Arial" w:hAnsi="Arial" w:cs="David" w:hint="cs"/>
          <w:sz w:val="24"/>
          <w:szCs w:val="24"/>
          <w:rtl/>
        </w:rPr>
        <w:t xml:space="preserve"> לא יאוחר </w:t>
      </w:r>
      <w:r w:rsidR="005912AF" w:rsidRPr="005831BB">
        <w:rPr>
          <w:rFonts w:ascii="Arial" w:hAnsi="Arial" w:cs="David" w:hint="cs"/>
          <w:sz w:val="24"/>
          <w:szCs w:val="24"/>
          <w:rtl/>
        </w:rPr>
        <w:t xml:space="preserve"> </w:t>
      </w:r>
      <w:r w:rsidR="005912AF">
        <w:rPr>
          <w:rFonts w:ascii="Arial" w:hAnsi="Arial" w:cs="David" w:hint="cs"/>
          <w:sz w:val="24"/>
          <w:szCs w:val="24"/>
          <w:rtl/>
        </w:rPr>
        <w:t xml:space="preserve">מ - </w:t>
      </w:r>
      <w:r w:rsidR="005912AF" w:rsidRPr="005831BB">
        <w:rPr>
          <w:rFonts w:ascii="Arial" w:hAnsi="Arial" w:cs="David" w:hint="cs"/>
          <w:sz w:val="24"/>
          <w:szCs w:val="24"/>
          <w:rtl/>
        </w:rPr>
        <w:t>30 ימים</w:t>
      </w:r>
      <w:r w:rsidR="005912AF">
        <w:rPr>
          <w:rFonts w:ascii="Arial" w:hAnsi="Arial" w:cs="David" w:hint="cs"/>
          <w:sz w:val="24"/>
          <w:szCs w:val="24"/>
          <w:rtl/>
        </w:rPr>
        <w:t xml:space="preserve"> לפני תום</w:t>
      </w:r>
      <w:r w:rsidR="005912AF" w:rsidRPr="005831BB">
        <w:rPr>
          <w:rFonts w:ascii="Arial" w:hAnsi="Arial" w:cs="David" w:hint="cs"/>
          <w:sz w:val="24"/>
          <w:szCs w:val="24"/>
          <w:rtl/>
        </w:rPr>
        <w:t xml:space="preserve"> </w:t>
      </w:r>
      <w:r w:rsidR="00336AB3" w:rsidRPr="005831BB">
        <w:rPr>
          <w:rFonts w:ascii="Arial" w:hAnsi="Arial" w:cs="David" w:hint="cs"/>
          <w:sz w:val="24"/>
          <w:szCs w:val="24"/>
          <w:rtl/>
        </w:rPr>
        <w:t>תקופת הה</w:t>
      </w:r>
      <w:r w:rsidR="005912AF">
        <w:rPr>
          <w:rFonts w:ascii="Arial" w:hAnsi="Arial" w:cs="David" w:hint="cs"/>
          <w:sz w:val="24"/>
          <w:szCs w:val="24"/>
          <w:rtl/>
        </w:rPr>
        <w:t xml:space="preserve">תארגנות. </w:t>
      </w:r>
    </w:p>
    <w:p w:rsidR="00D7448C" w:rsidRPr="005912AF" w:rsidRDefault="00647F09" w:rsidP="005912AF">
      <w:pPr>
        <w:pStyle w:val="ListParagraph"/>
        <w:numPr>
          <w:ilvl w:val="2"/>
          <w:numId w:val="40"/>
        </w:numPr>
        <w:spacing w:line="360" w:lineRule="auto"/>
        <w:ind w:left="1570"/>
        <w:jc w:val="both"/>
        <w:rPr>
          <w:rFonts w:ascii="Arial" w:hAnsi="Arial" w:cs="David"/>
          <w:sz w:val="24"/>
          <w:szCs w:val="24"/>
          <w:rPrChange w:id="0" w:author="אמון" w:date="2019-06-20T10:44:00Z">
            <w:rPr>
              <w:rFonts w:ascii="Arial" w:hAnsi="Arial" w:cs="David"/>
              <w:sz w:val="24"/>
              <w:szCs w:val="24"/>
              <w:highlight w:val="yellow"/>
            </w:rPr>
          </w:rPrChange>
        </w:rPr>
      </w:pPr>
      <w:r w:rsidRPr="005912AF">
        <w:rPr>
          <w:rFonts w:ascii="Arial" w:hAnsi="Arial" w:cs="David" w:hint="cs"/>
          <w:sz w:val="24"/>
          <w:szCs w:val="24"/>
          <w:rtl/>
          <w:rPrChange w:id="1" w:author="אמון" w:date="2019-06-20T10:44:00Z">
            <w:rPr>
              <w:rFonts w:ascii="Arial" w:hAnsi="Arial" w:cs="David" w:hint="cs"/>
              <w:sz w:val="24"/>
              <w:szCs w:val="24"/>
              <w:highlight w:val="yellow"/>
              <w:rtl/>
            </w:rPr>
          </w:rPrChange>
        </w:rPr>
        <w:t>ברשות המזמין - צה"ל קיים מספר טלפון ייעודי לחיוג מקוצר מסוג *</w:t>
      </w:r>
      <w:r w:rsidRPr="005912AF">
        <w:rPr>
          <w:rFonts w:ascii="Arial" w:hAnsi="Arial" w:cs="David" w:hint="cs"/>
          <w:sz w:val="24"/>
          <w:szCs w:val="24"/>
          <w:rPrChange w:id="2" w:author="אמון" w:date="2019-06-20T10:44:00Z">
            <w:rPr>
              <w:rFonts w:ascii="Arial" w:hAnsi="Arial" w:cs="David" w:hint="cs"/>
              <w:sz w:val="24"/>
              <w:szCs w:val="24"/>
              <w:highlight w:val="yellow"/>
            </w:rPr>
          </w:rPrChange>
        </w:rPr>
        <w:t>XXXX</w:t>
      </w:r>
      <w:r w:rsidRPr="005912AF">
        <w:rPr>
          <w:rFonts w:ascii="Arial" w:hAnsi="Arial" w:cs="David" w:hint="cs"/>
          <w:sz w:val="24"/>
          <w:szCs w:val="24"/>
          <w:rtl/>
          <w:rPrChange w:id="3" w:author="אמון" w:date="2019-06-20T10:44:00Z">
            <w:rPr>
              <w:rFonts w:ascii="Arial" w:hAnsi="Arial" w:cs="David" w:hint="cs"/>
              <w:sz w:val="24"/>
              <w:szCs w:val="24"/>
              <w:highlight w:val="yellow"/>
              <w:rtl/>
            </w:rPr>
          </w:rPrChange>
        </w:rPr>
        <w:t xml:space="preserve"> . המספר יקושר ל</w:t>
      </w:r>
      <w:r w:rsidR="00D7448C" w:rsidRPr="005912AF">
        <w:rPr>
          <w:rFonts w:ascii="Arial" w:hAnsi="Arial" w:cs="David" w:hint="cs"/>
          <w:sz w:val="24"/>
          <w:szCs w:val="24"/>
          <w:rtl/>
          <w:rPrChange w:id="4" w:author="אמון" w:date="2019-06-20T10:44:00Z">
            <w:rPr>
              <w:rFonts w:ascii="Arial" w:hAnsi="Arial" w:cs="David" w:hint="cs"/>
              <w:sz w:val="24"/>
              <w:szCs w:val="24"/>
              <w:highlight w:val="yellow"/>
              <w:rtl/>
            </w:rPr>
          </w:rPrChange>
        </w:rPr>
        <w:t xml:space="preserve">מוקד השירות </w:t>
      </w:r>
      <w:r w:rsidRPr="005912AF">
        <w:rPr>
          <w:rFonts w:ascii="Arial" w:hAnsi="Arial" w:cs="David" w:hint="cs"/>
          <w:sz w:val="24"/>
          <w:szCs w:val="24"/>
          <w:rtl/>
          <w:rPrChange w:id="5" w:author="אמון" w:date="2019-06-20T10:44:00Z">
            <w:rPr>
              <w:rFonts w:ascii="Arial" w:hAnsi="Arial" w:cs="David" w:hint="cs"/>
              <w:sz w:val="24"/>
              <w:szCs w:val="24"/>
              <w:highlight w:val="yellow"/>
              <w:rtl/>
            </w:rPr>
          </w:rPrChange>
        </w:rPr>
        <w:t xml:space="preserve">של החברה המפעילה. </w:t>
      </w:r>
      <w:r w:rsidR="005912AF" w:rsidRPr="005912AF">
        <w:rPr>
          <w:rFonts w:ascii="Arial" w:hAnsi="Arial" w:cs="David" w:hint="cs"/>
          <w:sz w:val="24"/>
          <w:szCs w:val="24"/>
          <w:rtl/>
          <w:rPrChange w:id="6" w:author="אמון" w:date="2019-06-20T10:44:00Z">
            <w:rPr>
              <w:rFonts w:ascii="Arial" w:hAnsi="Arial" w:cs="David" w:hint="cs"/>
              <w:sz w:val="24"/>
              <w:szCs w:val="24"/>
              <w:highlight w:val="yellow"/>
              <w:rtl/>
            </w:rPr>
          </w:rPrChange>
        </w:rPr>
        <w:t xml:space="preserve">החברה המפעילה תידרש לתפעלו במהלך תקופת ההתקשרות. בתום תקופת ההתקשרות, המספר ינותק ממוקד השירות של החברה המפעילה. </w:t>
      </w:r>
    </w:p>
    <w:p w:rsidR="005831BB" w:rsidRDefault="00FE49F7" w:rsidP="00CD2B3B">
      <w:pPr>
        <w:pStyle w:val="ListParagraph"/>
        <w:numPr>
          <w:ilvl w:val="2"/>
          <w:numId w:val="40"/>
        </w:numPr>
        <w:spacing w:line="360" w:lineRule="auto"/>
        <w:ind w:left="1570"/>
        <w:jc w:val="both"/>
        <w:rPr>
          <w:rFonts w:ascii="Arial" w:hAnsi="Arial" w:cs="David"/>
          <w:sz w:val="24"/>
          <w:szCs w:val="24"/>
        </w:rPr>
      </w:pPr>
      <w:r w:rsidRPr="005831BB">
        <w:rPr>
          <w:rFonts w:ascii="Arial" w:hAnsi="Arial" w:cs="David" w:hint="cs"/>
          <w:sz w:val="24"/>
          <w:szCs w:val="24"/>
          <w:rtl/>
        </w:rPr>
        <w:t>המוקד ייתן מענה טלפוני לגורמים הבאים: המזמין, המשרד, כלל המשתמשים, חברות הדלק</w:t>
      </w:r>
      <w:r w:rsidR="00336AB3" w:rsidRPr="005831BB">
        <w:rPr>
          <w:rFonts w:ascii="Arial" w:hAnsi="Arial" w:cs="David" w:hint="cs"/>
          <w:sz w:val="24"/>
          <w:szCs w:val="24"/>
          <w:rtl/>
        </w:rPr>
        <w:t>, החברה המתפעלת את מערכת פטרו"ל</w:t>
      </w:r>
      <w:r w:rsidRPr="005831BB">
        <w:rPr>
          <w:rFonts w:ascii="Arial" w:hAnsi="Arial" w:cs="David" w:hint="cs"/>
          <w:sz w:val="24"/>
          <w:szCs w:val="24"/>
          <w:rtl/>
        </w:rPr>
        <w:t xml:space="preserve"> וחברת התקני התדלוק. </w:t>
      </w:r>
    </w:p>
    <w:p w:rsidR="00FE49F7" w:rsidRPr="005831BB" w:rsidRDefault="00FE49F7" w:rsidP="00CD2B3B">
      <w:pPr>
        <w:pStyle w:val="ListParagraph"/>
        <w:numPr>
          <w:ilvl w:val="2"/>
          <w:numId w:val="40"/>
        </w:numPr>
        <w:spacing w:line="360" w:lineRule="auto"/>
        <w:ind w:left="1570"/>
        <w:jc w:val="both"/>
        <w:rPr>
          <w:rFonts w:ascii="Arial" w:hAnsi="Arial" w:cs="David"/>
          <w:sz w:val="24"/>
          <w:szCs w:val="24"/>
        </w:rPr>
      </w:pPr>
      <w:r w:rsidRPr="005831BB">
        <w:rPr>
          <w:rFonts w:ascii="Arial" w:hAnsi="Arial" w:cs="David" w:hint="cs"/>
          <w:sz w:val="24"/>
          <w:szCs w:val="24"/>
          <w:rtl/>
        </w:rPr>
        <w:t>מוקד שירות הלקוחות</w:t>
      </w:r>
      <w:r w:rsidRPr="005831BB">
        <w:rPr>
          <w:rFonts w:ascii="Arial" w:hAnsi="Arial" w:cs="David"/>
          <w:sz w:val="24"/>
          <w:szCs w:val="24"/>
          <w:rtl/>
        </w:rPr>
        <w:t xml:space="preserve"> י</w:t>
      </w:r>
      <w:r w:rsidRPr="005831BB">
        <w:rPr>
          <w:rFonts w:ascii="Arial" w:hAnsi="Arial" w:cs="David" w:hint="cs"/>
          <w:sz w:val="24"/>
          <w:szCs w:val="24"/>
          <w:rtl/>
        </w:rPr>
        <w:t>יתן מענה לבעיות/תלונות/שאלות ויבצע את הפעולות הבאות</w:t>
      </w:r>
      <w:r w:rsidR="000355E5" w:rsidRPr="005831BB">
        <w:rPr>
          <w:rFonts w:ascii="Arial" w:hAnsi="Arial" w:cs="David" w:hint="cs"/>
          <w:sz w:val="24"/>
          <w:szCs w:val="24"/>
          <w:rtl/>
        </w:rPr>
        <w:t xml:space="preserve"> בהתאם לדרישת המזמין</w:t>
      </w:r>
      <w:r w:rsidRPr="005831BB">
        <w:rPr>
          <w:rFonts w:ascii="Arial" w:hAnsi="Arial" w:cs="David" w:hint="cs"/>
          <w:sz w:val="24"/>
          <w:szCs w:val="24"/>
          <w:rtl/>
        </w:rPr>
        <w:t>:</w:t>
      </w:r>
    </w:p>
    <w:p w:rsidR="00FE49F7" w:rsidRDefault="00FE49F7" w:rsidP="00CD2B3B">
      <w:pPr>
        <w:numPr>
          <w:ilvl w:val="4"/>
          <w:numId w:val="40"/>
        </w:numPr>
        <w:spacing w:line="360" w:lineRule="auto"/>
        <w:jc w:val="both"/>
        <w:rPr>
          <w:rFonts w:ascii="Arial" w:hAnsi="Arial" w:cs="David"/>
          <w:sz w:val="24"/>
          <w:szCs w:val="24"/>
        </w:rPr>
      </w:pPr>
      <w:r w:rsidRPr="000D0DD0">
        <w:rPr>
          <w:rFonts w:ascii="Arial" w:hAnsi="Arial" w:cs="David" w:hint="cs"/>
          <w:sz w:val="24"/>
          <w:szCs w:val="24"/>
          <w:rtl/>
        </w:rPr>
        <w:t xml:space="preserve">חסימת ופתיחת </w:t>
      </w:r>
      <w:r w:rsidR="00BB08B2">
        <w:rPr>
          <w:rFonts w:ascii="Arial" w:hAnsi="Arial" w:cs="David" w:hint="cs"/>
          <w:sz w:val="24"/>
          <w:szCs w:val="24"/>
          <w:rtl/>
        </w:rPr>
        <w:t xml:space="preserve">התקני תדלוק </w:t>
      </w:r>
      <w:r>
        <w:rPr>
          <w:rFonts w:ascii="Arial" w:hAnsi="Arial" w:cs="David" w:hint="cs"/>
          <w:sz w:val="24"/>
          <w:szCs w:val="24"/>
          <w:rtl/>
        </w:rPr>
        <w:t xml:space="preserve">אוניברסאליים וכרטיסי </w:t>
      </w:r>
      <w:r w:rsidR="00075FAD">
        <w:rPr>
          <w:rFonts w:ascii="Arial" w:hAnsi="Arial" w:cs="David" w:hint="cs"/>
          <w:sz w:val="24"/>
          <w:szCs w:val="24"/>
          <w:rtl/>
        </w:rPr>
        <w:t>תדלוק</w:t>
      </w:r>
      <w:r>
        <w:rPr>
          <w:rFonts w:ascii="Arial" w:hAnsi="Arial" w:cs="David" w:hint="cs"/>
          <w:sz w:val="24"/>
          <w:szCs w:val="24"/>
          <w:rtl/>
        </w:rPr>
        <w:t xml:space="preserve"> בכפוף להנחיית </w:t>
      </w:r>
      <w:r w:rsidR="00336AB3">
        <w:rPr>
          <w:rFonts w:cs="David" w:hint="cs"/>
          <w:sz w:val="24"/>
          <w:szCs w:val="24"/>
          <w:rtl/>
        </w:rPr>
        <w:t>הנציג המוסמך</w:t>
      </w:r>
      <w:r w:rsidR="00336AB3" w:rsidRPr="0028449C">
        <w:rPr>
          <w:rFonts w:cs="David" w:hint="cs"/>
          <w:sz w:val="24"/>
          <w:szCs w:val="24"/>
          <w:rtl/>
        </w:rPr>
        <w:t xml:space="preserve"> שיוגדר ע"י המזמין</w:t>
      </w:r>
      <w:r w:rsidR="000355E5">
        <w:rPr>
          <w:rFonts w:ascii="Arial" w:hAnsi="Arial" w:cs="David" w:hint="cs"/>
          <w:sz w:val="24"/>
          <w:szCs w:val="24"/>
          <w:rtl/>
        </w:rPr>
        <w:t>.</w:t>
      </w:r>
    </w:p>
    <w:p w:rsidR="00FE49F7" w:rsidRDefault="00FE49F7" w:rsidP="0064159D">
      <w:pPr>
        <w:numPr>
          <w:ilvl w:val="4"/>
          <w:numId w:val="40"/>
        </w:numPr>
        <w:spacing w:line="360" w:lineRule="auto"/>
        <w:jc w:val="both"/>
        <w:rPr>
          <w:rFonts w:ascii="Arial" w:hAnsi="Arial" w:cs="David"/>
          <w:sz w:val="24"/>
          <w:szCs w:val="24"/>
        </w:rPr>
      </w:pPr>
      <w:r w:rsidRPr="00791035">
        <w:rPr>
          <w:rFonts w:ascii="Arial" w:hAnsi="Arial" w:cs="David" w:hint="cs"/>
          <w:sz w:val="24"/>
          <w:szCs w:val="24"/>
          <w:rtl/>
        </w:rPr>
        <w:t>שפעול</w:t>
      </w:r>
      <w:r>
        <w:rPr>
          <w:rFonts w:ascii="Arial" w:hAnsi="Arial" w:cs="David" w:hint="cs"/>
          <w:sz w:val="24"/>
          <w:szCs w:val="24"/>
          <w:rtl/>
        </w:rPr>
        <w:t xml:space="preserve"> כרטיסי </w:t>
      </w:r>
      <w:r w:rsidR="009051B2">
        <w:rPr>
          <w:rFonts w:ascii="Arial" w:hAnsi="Arial" w:cs="David" w:hint="cs"/>
          <w:sz w:val="24"/>
          <w:szCs w:val="24"/>
          <w:rtl/>
        </w:rPr>
        <w:t>תדלוק</w:t>
      </w:r>
      <w:r>
        <w:rPr>
          <w:rFonts w:ascii="Arial" w:hAnsi="Arial" w:cs="David" w:hint="cs"/>
          <w:sz w:val="24"/>
          <w:szCs w:val="24"/>
          <w:rtl/>
        </w:rPr>
        <w:t xml:space="preserve"> בכפוף להנחיית </w:t>
      </w:r>
      <w:r w:rsidR="00336AB3">
        <w:rPr>
          <w:rFonts w:cs="David" w:hint="cs"/>
          <w:sz w:val="24"/>
          <w:szCs w:val="24"/>
          <w:rtl/>
        </w:rPr>
        <w:t>הנציג</w:t>
      </w:r>
      <w:r w:rsidR="0064159D">
        <w:rPr>
          <w:rFonts w:cs="David" w:hint="cs"/>
          <w:sz w:val="24"/>
          <w:szCs w:val="24"/>
          <w:rtl/>
        </w:rPr>
        <w:t>ים</w:t>
      </w:r>
      <w:r w:rsidR="00336AB3">
        <w:rPr>
          <w:rFonts w:cs="David" w:hint="cs"/>
          <w:sz w:val="24"/>
          <w:szCs w:val="24"/>
          <w:rtl/>
        </w:rPr>
        <w:t xml:space="preserve"> המוסמ</w:t>
      </w:r>
      <w:r w:rsidR="0064159D">
        <w:rPr>
          <w:rFonts w:cs="David" w:hint="cs"/>
          <w:sz w:val="24"/>
          <w:szCs w:val="24"/>
          <w:rtl/>
        </w:rPr>
        <w:t>כים</w:t>
      </w:r>
      <w:r w:rsidR="00336AB3" w:rsidRPr="0028449C">
        <w:rPr>
          <w:rFonts w:cs="David" w:hint="cs"/>
          <w:sz w:val="24"/>
          <w:szCs w:val="24"/>
          <w:rtl/>
        </w:rPr>
        <w:t xml:space="preserve"> שיוגדר</w:t>
      </w:r>
      <w:r w:rsidR="0064159D">
        <w:rPr>
          <w:rFonts w:cs="David" w:hint="cs"/>
          <w:sz w:val="24"/>
          <w:szCs w:val="24"/>
          <w:rtl/>
        </w:rPr>
        <w:t>ו</w:t>
      </w:r>
      <w:r w:rsidR="00336AB3" w:rsidRPr="0028449C">
        <w:rPr>
          <w:rFonts w:cs="David" w:hint="cs"/>
          <w:sz w:val="24"/>
          <w:szCs w:val="24"/>
          <w:rtl/>
        </w:rPr>
        <w:t xml:space="preserve"> ע"י המזמין</w:t>
      </w:r>
      <w:r>
        <w:rPr>
          <w:rFonts w:ascii="Arial" w:hAnsi="Arial" w:cs="David" w:hint="cs"/>
          <w:sz w:val="24"/>
          <w:szCs w:val="24"/>
          <w:rtl/>
        </w:rPr>
        <w:t>.</w:t>
      </w:r>
    </w:p>
    <w:p w:rsidR="00FE49F7" w:rsidRPr="00791035" w:rsidRDefault="00FE49F7" w:rsidP="00CD2B3B">
      <w:pPr>
        <w:numPr>
          <w:ilvl w:val="4"/>
          <w:numId w:val="40"/>
        </w:numPr>
        <w:spacing w:line="360" w:lineRule="auto"/>
        <w:jc w:val="both"/>
        <w:rPr>
          <w:rFonts w:ascii="Arial" w:hAnsi="Arial" w:cs="David"/>
          <w:sz w:val="24"/>
          <w:szCs w:val="24"/>
        </w:rPr>
      </w:pPr>
      <w:r>
        <w:rPr>
          <w:rFonts w:ascii="Arial" w:hAnsi="Arial" w:cs="David" w:hint="cs"/>
          <w:sz w:val="24"/>
          <w:szCs w:val="24"/>
          <w:rtl/>
        </w:rPr>
        <w:t>בירור יתרת סל הזכאות עבור כלל המשתמשים</w:t>
      </w:r>
      <w:r w:rsidR="00336AB3">
        <w:rPr>
          <w:rFonts w:ascii="Arial" w:hAnsi="Arial" w:cs="David" w:hint="cs"/>
          <w:sz w:val="24"/>
          <w:szCs w:val="24"/>
          <w:rtl/>
        </w:rPr>
        <w:t xml:space="preserve"> למול רכב או למול כרטיס תדלוק.</w:t>
      </w:r>
      <w:r w:rsidRPr="00791035">
        <w:rPr>
          <w:rFonts w:ascii="Arial" w:hAnsi="Arial" w:cs="David" w:hint="cs"/>
          <w:sz w:val="24"/>
          <w:szCs w:val="24"/>
          <w:rtl/>
        </w:rPr>
        <w:t xml:space="preserve"> </w:t>
      </w:r>
    </w:p>
    <w:p w:rsidR="00FE49F7" w:rsidRDefault="00FE49F7" w:rsidP="00CD2B3B">
      <w:pPr>
        <w:numPr>
          <w:ilvl w:val="4"/>
          <w:numId w:val="40"/>
        </w:numPr>
        <w:spacing w:line="360" w:lineRule="auto"/>
        <w:jc w:val="both"/>
        <w:rPr>
          <w:rFonts w:ascii="Arial" w:hAnsi="Arial" w:cs="David"/>
          <w:sz w:val="24"/>
          <w:szCs w:val="24"/>
        </w:rPr>
      </w:pPr>
      <w:r>
        <w:rPr>
          <w:rFonts w:ascii="Arial" w:hAnsi="Arial" w:cs="David" w:hint="cs"/>
          <w:sz w:val="24"/>
          <w:szCs w:val="24"/>
          <w:rtl/>
        </w:rPr>
        <w:t>ד</w:t>
      </w:r>
      <w:r w:rsidR="00830288">
        <w:rPr>
          <w:rFonts w:ascii="Arial" w:hAnsi="Arial" w:cs="David" w:hint="cs"/>
          <w:sz w:val="24"/>
          <w:szCs w:val="24"/>
          <w:rtl/>
        </w:rPr>
        <w:t>ו</w:t>
      </w:r>
      <w:r w:rsidR="0064159D">
        <w:rPr>
          <w:rFonts w:ascii="Arial" w:hAnsi="Arial" w:cs="David" w:hint="cs"/>
          <w:sz w:val="24"/>
          <w:szCs w:val="24"/>
          <w:rtl/>
        </w:rPr>
        <w:t>"</w:t>
      </w:r>
      <w:r w:rsidR="00830288">
        <w:rPr>
          <w:rFonts w:ascii="Arial" w:hAnsi="Arial" w:cs="David" w:hint="cs"/>
          <w:sz w:val="24"/>
          <w:szCs w:val="24"/>
          <w:rtl/>
        </w:rPr>
        <w:t>ח</w:t>
      </w:r>
      <w:r>
        <w:rPr>
          <w:rFonts w:ascii="Arial" w:hAnsi="Arial" w:cs="David" w:hint="cs"/>
          <w:sz w:val="24"/>
          <w:szCs w:val="24"/>
          <w:rtl/>
        </w:rPr>
        <w:t xml:space="preserve"> תדלוקים פרטני עבור כלל המשתמשים למול רכב או למול כרטיס תדלוק.</w:t>
      </w:r>
    </w:p>
    <w:p w:rsidR="00FE49F7" w:rsidRPr="005831BB" w:rsidRDefault="00FE49F7" w:rsidP="00CD2B3B">
      <w:pPr>
        <w:numPr>
          <w:ilvl w:val="4"/>
          <w:numId w:val="40"/>
        </w:numPr>
        <w:spacing w:line="360" w:lineRule="auto"/>
        <w:jc w:val="both"/>
        <w:rPr>
          <w:rFonts w:ascii="Arial" w:hAnsi="Arial" w:cs="David"/>
          <w:sz w:val="24"/>
          <w:szCs w:val="24"/>
        </w:rPr>
      </w:pPr>
      <w:r>
        <w:rPr>
          <w:rFonts w:ascii="Arial" w:hAnsi="Arial" w:cs="David" w:hint="cs"/>
          <w:sz w:val="24"/>
          <w:szCs w:val="24"/>
          <w:rtl/>
        </w:rPr>
        <w:t xml:space="preserve">מתן קוד התקנה (אישור התקנה) להתקנת התקן </w:t>
      </w:r>
      <w:r w:rsidR="00BB08B2">
        <w:rPr>
          <w:rFonts w:ascii="Arial" w:hAnsi="Arial" w:cs="David" w:hint="cs"/>
          <w:sz w:val="24"/>
          <w:szCs w:val="24"/>
          <w:rtl/>
        </w:rPr>
        <w:t xml:space="preserve">תדלוק </w:t>
      </w:r>
      <w:r>
        <w:rPr>
          <w:rFonts w:ascii="Arial" w:hAnsi="Arial" w:cs="David" w:hint="cs"/>
          <w:sz w:val="24"/>
          <w:szCs w:val="24"/>
          <w:rtl/>
        </w:rPr>
        <w:t xml:space="preserve">אוניברסאלי עבור כלל המשתמשים </w:t>
      </w:r>
      <w:r w:rsidR="00336AB3">
        <w:rPr>
          <w:rFonts w:ascii="Arial" w:hAnsi="Arial" w:cs="David" w:hint="cs"/>
          <w:sz w:val="24"/>
          <w:szCs w:val="24"/>
          <w:rtl/>
        </w:rPr>
        <w:t>למול רכב או למול כרטיס תדלוק.</w:t>
      </w:r>
      <w:r w:rsidR="005831BB">
        <w:rPr>
          <w:rFonts w:ascii="Arial" w:hAnsi="Arial" w:cs="David" w:hint="cs"/>
          <w:sz w:val="24"/>
          <w:szCs w:val="24"/>
          <w:rtl/>
        </w:rPr>
        <w:t xml:space="preserve"> </w:t>
      </w:r>
      <w:r w:rsidRPr="005831BB">
        <w:rPr>
          <w:rFonts w:ascii="Arial" w:hAnsi="Arial" w:cs="David" w:hint="cs"/>
          <w:sz w:val="24"/>
          <w:szCs w:val="24"/>
          <w:rtl/>
        </w:rPr>
        <w:t xml:space="preserve">הקוד יתקבל בחברה המפעילה מחברת התקני התדלוק בכפוף להזמנת התקן </w:t>
      </w:r>
      <w:r w:rsidR="00BB08B2">
        <w:rPr>
          <w:rFonts w:ascii="Arial" w:hAnsi="Arial" w:cs="David" w:hint="cs"/>
          <w:sz w:val="24"/>
          <w:szCs w:val="24"/>
          <w:rtl/>
        </w:rPr>
        <w:t xml:space="preserve">תדלוק אוניברסאלי </w:t>
      </w:r>
      <w:r w:rsidRPr="005831BB">
        <w:rPr>
          <w:rFonts w:ascii="Arial" w:hAnsi="Arial" w:cs="David" w:hint="cs"/>
          <w:sz w:val="24"/>
          <w:szCs w:val="24"/>
          <w:rtl/>
        </w:rPr>
        <w:t>שבוצעה ע"י המזמין.</w:t>
      </w:r>
    </w:p>
    <w:p w:rsidR="00336AB3" w:rsidRDefault="00FE49F7" w:rsidP="00CD2B3B">
      <w:pPr>
        <w:numPr>
          <w:ilvl w:val="4"/>
          <w:numId w:val="40"/>
        </w:numPr>
        <w:spacing w:line="360" w:lineRule="auto"/>
        <w:jc w:val="both"/>
        <w:rPr>
          <w:rFonts w:ascii="Arial" w:hAnsi="Arial" w:cs="David"/>
          <w:sz w:val="24"/>
          <w:szCs w:val="24"/>
        </w:rPr>
      </w:pPr>
      <w:r>
        <w:rPr>
          <w:rFonts w:ascii="Arial" w:hAnsi="Arial" w:cs="David" w:hint="cs"/>
          <w:sz w:val="24"/>
          <w:szCs w:val="24"/>
          <w:rtl/>
        </w:rPr>
        <w:t>אתחול התקן</w:t>
      </w:r>
      <w:r w:rsidR="000355E5">
        <w:rPr>
          <w:rFonts w:ascii="Arial" w:hAnsi="Arial" w:cs="David" w:hint="cs"/>
          <w:sz w:val="24"/>
          <w:szCs w:val="24"/>
          <w:rtl/>
        </w:rPr>
        <w:t xml:space="preserve"> תדלוק</w:t>
      </w:r>
      <w:r>
        <w:rPr>
          <w:rFonts w:ascii="Arial" w:hAnsi="Arial" w:cs="David" w:hint="cs"/>
          <w:sz w:val="24"/>
          <w:szCs w:val="24"/>
          <w:rtl/>
        </w:rPr>
        <w:t xml:space="preserve"> אוניברסאלי עבור כלל המשתמשים</w:t>
      </w:r>
      <w:r w:rsidR="00336AB3">
        <w:rPr>
          <w:rFonts w:ascii="Arial" w:hAnsi="Arial" w:cs="David" w:hint="cs"/>
          <w:sz w:val="24"/>
          <w:szCs w:val="24"/>
          <w:rtl/>
        </w:rPr>
        <w:t xml:space="preserve"> למול רכב או למול כרטיס תדלוק.</w:t>
      </w:r>
    </w:p>
    <w:p w:rsidR="00FE49F7" w:rsidRPr="005831BB" w:rsidRDefault="00FE49F7" w:rsidP="00CD2B3B">
      <w:pPr>
        <w:numPr>
          <w:ilvl w:val="4"/>
          <w:numId w:val="40"/>
        </w:numPr>
        <w:spacing w:line="360" w:lineRule="auto"/>
        <w:jc w:val="both"/>
        <w:rPr>
          <w:rFonts w:ascii="Arial" w:hAnsi="Arial" w:cs="David"/>
          <w:sz w:val="24"/>
          <w:szCs w:val="24"/>
        </w:rPr>
      </w:pPr>
      <w:r w:rsidRPr="005831BB">
        <w:rPr>
          <w:rFonts w:ascii="Arial" w:hAnsi="Arial" w:cs="David" w:hint="cs"/>
          <w:sz w:val="24"/>
          <w:szCs w:val="24"/>
          <w:rtl/>
        </w:rPr>
        <w:t xml:space="preserve">מידע בדבר פריסת תחנות דלק בשירות צה"ל ותחנות שירות </w:t>
      </w:r>
      <w:r w:rsidR="00336AB3" w:rsidRPr="005831BB">
        <w:rPr>
          <w:rFonts w:ascii="Arial" w:hAnsi="Arial" w:cs="David" w:hint="cs"/>
          <w:sz w:val="24"/>
          <w:szCs w:val="24"/>
          <w:rtl/>
        </w:rPr>
        <w:t>ל</w:t>
      </w:r>
      <w:r w:rsidR="00BB08B2">
        <w:rPr>
          <w:rFonts w:ascii="Arial" w:hAnsi="Arial" w:cs="David" w:hint="cs"/>
          <w:sz w:val="24"/>
          <w:szCs w:val="24"/>
          <w:rtl/>
        </w:rPr>
        <w:t>התקני תדלוק</w:t>
      </w:r>
      <w:r w:rsidRPr="005831BB">
        <w:rPr>
          <w:rFonts w:ascii="Arial" w:hAnsi="Arial" w:cs="David" w:hint="cs"/>
          <w:sz w:val="24"/>
          <w:szCs w:val="24"/>
          <w:rtl/>
        </w:rPr>
        <w:t xml:space="preserve"> אוניברסאליים עבור כלל המשתמשים.  </w:t>
      </w:r>
    </w:p>
    <w:p w:rsidR="00FE49F7" w:rsidRDefault="00FE49F7" w:rsidP="00CD2B3B">
      <w:pPr>
        <w:numPr>
          <w:ilvl w:val="4"/>
          <w:numId w:val="40"/>
        </w:numPr>
        <w:spacing w:line="360" w:lineRule="auto"/>
        <w:jc w:val="both"/>
        <w:rPr>
          <w:rFonts w:ascii="Arial" w:hAnsi="Arial" w:cs="David"/>
          <w:sz w:val="24"/>
          <w:szCs w:val="24"/>
        </w:rPr>
      </w:pPr>
      <w:r>
        <w:rPr>
          <w:rFonts w:ascii="Arial" w:hAnsi="Arial" w:cs="David" w:hint="cs"/>
          <w:sz w:val="24"/>
          <w:szCs w:val="24"/>
          <w:rtl/>
        </w:rPr>
        <w:t xml:space="preserve">יובהר, כי המוקד </w:t>
      </w:r>
      <w:r>
        <w:rPr>
          <w:rFonts w:ascii="Arial" w:hAnsi="Arial" w:cs="David" w:hint="cs"/>
          <w:b/>
          <w:bCs/>
          <w:sz w:val="24"/>
          <w:szCs w:val="24"/>
          <w:rtl/>
        </w:rPr>
        <w:t>אינו רשאי לתת</w:t>
      </w:r>
      <w:r w:rsidRPr="00BA1F8F">
        <w:rPr>
          <w:rFonts w:ascii="Arial" w:hAnsi="Arial" w:cs="David" w:hint="cs"/>
          <w:b/>
          <w:bCs/>
          <w:sz w:val="24"/>
          <w:szCs w:val="24"/>
          <w:rtl/>
        </w:rPr>
        <w:t xml:space="preserve"> מענה</w:t>
      </w:r>
      <w:r>
        <w:rPr>
          <w:rFonts w:ascii="Arial" w:hAnsi="Arial" w:cs="David" w:hint="cs"/>
          <w:sz w:val="24"/>
          <w:szCs w:val="24"/>
          <w:rtl/>
        </w:rPr>
        <w:t xml:space="preserve"> בנושא הקוד הסודי לכלל המשתמשים</w:t>
      </w:r>
      <w:r w:rsidR="0064159D">
        <w:rPr>
          <w:rFonts w:ascii="Arial" w:hAnsi="Arial" w:cs="David" w:hint="cs"/>
          <w:sz w:val="24"/>
          <w:szCs w:val="24"/>
          <w:rtl/>
        </w:rPr>
        <w:t xml:space="preserve"> מטעם </w:t>
      </w:r>
      <w:r w:rsidR="00E642C4">
        <w:rPr>
          <w:rFonts w:ascii="Arial" w:hAnsi="Arial" w:cs="David" w:hint="cs"/>
          <w:sz w:val="24"/>
          <w:szCs w:val="24"/>
          <w:rtl/>
        </w:rPr>
        <w:t xml:space="preserve">המזמין - </w:t>
      </w:r>
      <w:r w:rsidR="0064159D">
        <w:rPr>
          <w:rFonts w:ascii="Arial" w:hAnsi="Arial" w:cs="David" w:hint="cs"/>
          <w:sz w:val="24"/>
          <w:szCs w:val="24"/>
          <w:rtl/>
        </w:rPr>
        <w:t>צה"ל</w:t>
      </w:r>
      <w:r>
        <w:rPr>
          <w:rFonts w:ascii="Arial" w:hAnsi="Arial" w:cs="David" w:hint="cs"/>
          <w:sz w:val="24"/>
          <w:szCs w:val="24"/>
          <w:rtl/>
        </w:rPr>
        <w:t xml:space="preserve"> (יבוצע ע"י מוקד צה"לי).</w:t>
      </w:r>
    </w:p>
    <w:p w:rsidR="005831BB" w:rsidRDefault="00FE49F7" w:rsidP="00CD2B3B">
      <w:pPr>
        <w:numPr>
          <w:ilvl w:val="4"/>
          <w:numId w:val="40"/>
        </w:numPr>
        <w:spacing w:line="360" w:lineRule="auto"/>
        <w:jc w:val="both"/>
        <w:rPr>
          <w:rFonts w:ascii="Arial" w:hAnsi="Arial" w:cs="David"/>
          <w:sz w:val="24"/>
          <w:szCs w:val="24"/>
        </w:rPr>
      </w:pPr>
      <w:r>
        <w:rPr>
          <w:rFonts w:ascii="Arial" w:hAnsi="Arial" w:cs="David" w:hint="cs"/>
          <w:sz w:val="24"/>
          <w:szCs w:val="24"/>
          <w:rtl/>
        </w:rPr>
        <w:t xml:space="preserve">המוקד </w:t>
      </w:r>
      <w:r w:rsidRPr="009F463B">
        <w:rPr>
          <w:rFonts w:ascii="Arial" w:hAnsi="Arial" w:cs="David" w:hint="cs"/>
          <w:b/>
          <w:bCs/>
          <w:sz w:val="24"/>
          <w:szCs w:val="24"/>
          <w:rtl/>
        </w:rPr>
        <w:t>אינו רשאי לשנות</w:t>
      </w:r>
      <w:r>
        <w:rPr>
          <w:rFonts w:ascii="Arial" w:hAnsi="Arial" w:cs="David" w:hint="cs"/>
          <w:sz w:val="24"/>
          <w:szCs w:val="24"/>
          <w:rtl/>
        </w:rPr>
        <w:t xml:space="preserve"> את הקצאות סל הזכאות או כל נתון אחר שלא </w:t>
      </w:r>
      <w:r w:rsidRPr="00F52571">
        <w:rPr>
          <w:rFonts w:ascii="Arial" w:hAnsi="Arial" w:cs="David" w:hint="cs"/>
          <w:sz w:val="24"/>
          <w:szCs w:val="24"/>
          <w:rtl/>
        </w:rPr>
        <w:t xml:space="preserve">הוגדר ע"י המזמין ללא אישור המזמין בכתב.  </w:t>
      </w:r>
    </w:p>
    <w:p w:rsidR="00FE49F7" w:rsidRPr="005831BB" w:rsidRDefault="00FE49F7" w:rsidP="00B80695">
      <w:pPr>
        <w:numPr>
          <w:ilvl w:val="4"/>
          <w:numId w:val="40"/>
        </w:numPr>
        <w:spacing w:line="360" w:lineRule="auto"/>
        <w:jc w:val="both"/>
        <w:rPr>
          <w:rFonts w:ascii="Arial" w:hAnsi="Arial" w:cs="David"/>
          <w:sz w:val="24"/>
          <w:szCs w:val="24"/>
        </w:rPr>
      </w:pPr>
      <w:r w:rsidRPr="005831BB">
        <w:rPr>
          <w:rFonts w:ascii="Arial" w:hAnsi="Arial" w:cs="David" w:hint="cs"/>
          <w:sz w:val="24"/>
          <w:szCs w:val="24"/>
          <w:rtl/>
        </w:rPr>
        <w:t xml:space="preserve">במקרים חריגים בלבד, תינתן יכולת לתדלוק מרחוק עבור רכב או כרטיס בכפוף לאישור והנחיית </w:t>
      </w:r>
      <w:r w:rsidR="00336AB3" w:rsidRPr="005831BB">
        <w:rPr>
          <w:rFonts w:cs="David" w:hint="cs"/>
          <w:sz w:val="24"/>
          <w:szCs w:val="24"/>
          <w:rtl/>
        </w:rPr>
        <w:t>הנציג</w:t>
      </w:r>
      <w:r w:rsidR="00B80695">
        <w:rPr>
          <w:rFonts w:cs="David" w:hint="cs"/>
          <w:sz w:val="24"/>
          <w:szCs w:val="24"/>
          <w:rtl/>
        </w:rPr>
        <w:t>ים</w:t>
      </w:r>
      <w:r w:rsidR="00336AB3" w:rsidRPr="005831BB">
        <w:rPr>
          <w:rFonts w:cs="David" w:hint="cs"/>
          <w:sz w:val="24"/>
          <w:szCs w:val="24"/>
          <w:rtl/>
        </w:rPr>
        <w:t xml:space="preserve"> המוסמ</w:t>
      </w:r>
      <w:r w:rsidR="00B80695">
        <w:rPr>
          <w:rFonts w:cs="David" w:hint="cs"/>
          <w:sz w:val="24"/>
          <w:szCs w:val="24"/>
          <w:rtl/>
        </w:rPr>
        <w:t>כים</w:t>
      </w:r>
      <w:r w:rsidR="00336AB3" w:rsidRPr="005831BB">
        <w:rPr>
          <w:rFonts w:cs="David" w:hint="cs"/>
          <w:sz w:val="24"/>
          <w:szCs w:val="24"/>
          <w:rtl/>
        </w:rPr>
        <w:t xml:space="preserve"> שיוגדר</w:t>
      </w:r>
      <w:r w:rsidR="00B80695">
        <w:rPr>
          <w:rFonts w:cs="David" w:hint="cs"/>
          <w:sz w:val="24"/>
          <w:szCs w:val="24"/>
          <w:rtl/>
        </w:rPr>
        <w:t>ו</w:t>
      </w:r>
      <w:r w:rsidR="00336AB3" w:rsidRPr="005831BB">
        <w:rPr>
          <w:rFonts w:cs="David" w:hint="cs"/>
          <w:sz w:val="24"/>
          <w:szCs w:val="24"/>
          <w:rtl/>
        </w:rPr>
        <w:t xml:space="preserve"> ע"י המזמין</w:t>
      </w:r>
      <w:r w:rsidR="00336AB3" w:rsidRPr="005831BB">
        <w:rPr>
          <w:rFonts w:ascii="Arial" w:hAnsi="Arial" w:cs="David" w:hint="cs"/>
          <w:sz w:val="24"/>
          <w:szCs w:val="24"/>
          <w:rtl/>
        </w:rPr>
        <w:t xml:space="preserve"> (</w:t>
      </w:r>
      <w:r w:rsidRPr="005831BB">
        <w:rPr>
          <w:rFonts w:ascii="Arial" w:hAnsi="Arial" w:cs="David" w:hint="cs"/>
          <w:sz w:val="24"/>
          <w:szCs w:val="24"/>
          <w:rtl/>
        </w:rPr>
        <w:t xml:space="preserve">במקרה של תקלה בהתקן </w:t>
      </w:r>
      <w:r w:rsidR="000355E5" w:rsidRPr="005831BB">
        <w:rPr>
          <w:rFonts w:ascii="Arial" w:hAnsi="Arial" w:cs="David" w:hint="cs"/>
          <w:sz w:val="24"/>
          <w:szCs w:val="24"/>
          <w:rtl/>
        </w:rPr>
        <w:t xml:space="preserve">תדלוק </w:t>
      </w:r>
      <w:r w:rsidRPr="005831BB">
        <w:rPr>
          <w:rFonts w:ascii="Arial" w:hAnsi="Arial" w:cs="David" w:hint="cs"/>
          <w:sz w:val="24"/>
          <w:szCs w:val="24"/>
          <w:rtl/>
        </w:rPr>
        <w:t>האוניברסאלי או בכרטיס ה</w:t>
      </w:r>
      <w:r w:rsidR="009E4943">
        <w:rPr>
          <w:rFonts w:ascii="Arial" w:hAnsi="Arial" w:cs="David" w:hint="cs"/>
          <w:sz w:val="24"/>
          <w:szCs w:val="24"/>
          <w:rtl/>
        </w:rPr>
        <w:t>תדלוק</w:t>
      </w:r>
      <w:r w:rsidRPr="005831BB">
        <w:rPr>
          <w:rFonts w:ascii="Arial" w:hAnsi="Arial" w:cs="David" w:hint="cs"/>
          <w:sz w:val="24"/>
          <w:szCs w:val="24"/>
          <w:rtl/>
        </w:rPr>
        <w:t>)</w:t>
      </w:r>
      <w:r w:rsidR="00B80695">
        <w:rPr>
          <w:rFonts w:ascii="Arial" w:hAnsi="Arial" w:cs="David" w:hint="cs"/>
          <w:sz w:val="24"/>
          <w:szCs w:val="24"/>
          <w:rtl/>
        </w:rPr>
        <w:t xml:space="preserve">, כאשר רק הנציג המוסמך מטעם </w:t>
      </w:r>
      <w:r w:rsidR="00E642C4">
        <w:rPr>
          <w:rFonts w:ascii="Arial" w:hAnsi="Arial" w:cs="David" w:hint="cs"/>
          <w:sz w:val="24"/>
          <w:szCs w:val="24"/>
          <w:rtl/>
        </w:rPr>
        <w:t xml:space="preserve">המזמין - </w:t>
      </w:r>
      <w:r w:rsidR="00B80695">
        <w:rPr>
          <w:rFonts w:ascii="Arial" w:hAnsi="Arial" w:cs="David" w:hint="cs"/>
          <w:sz w:val="24"/>
          <w:szCs w:val="24"/>
          <w:rtl/>
        </w:rPr>
        <w:t xml:space="preserve">צה"ל יאשר את התדלוק כאמור ברכבי צה"ל ורק הנציג המוסמך מטעם </w:t>
      </w:r>
      <w:r w:rsidR="00E642C4">
        <w:rPr>
          <w:rFonts w:ascii="Arial" w:hAnsi="Arial" w:cs="David" w:hint="cs"/>
          <w:sz w:val="24"/>
          <w:szCs w:val="24"/>
          <w:rtl/>
        </w:rPr>
        <w:t xml:space="preserve">המזמין - </w:t>
      </w:r>
      <w:r w:rsidR="00B80695">
        <w:rPr>
          <w:rFonts w:ascii="Arial" w:hAnsi="Arial" w:cs="David" w:hint="cs"/>
          <w:sz w:val="24"/>
          <w:szCs w:val="24"/>
          <w:rtl/>
        </w:rPr>
        <w:t>אמו"ן יאשר את התדלוק כאמור ברכבי אמו"ן</w:t>
      </w:r>
      <w:r w:rsidRPr="005831BB">
        <w:rPr>
          <w:rFonts w:ascii="Arial" w:hAnsi="Arial" w:cs="David" w:hint="cs"/>
          <w:sz w:val="24"/>
          <w:szCs w:val="24"/>
          <w:rtl/>
        </w:rPr>
        <w:t xml:space="preserve">. </w:t>
      </w:r>
      <w:r w:rsidRPr="005831BB">
        <w:rPr>
          <w:rFonts w:ascii="Arial" w:hAnsi="Arial" w:cs="David"/>
          <w:sz w:val="24"/>
          <w:szCs w:val="24"/>
        </w:rPr>
        <w:t xml:space="preserve"> </w:t>
      </w:r>
    </w:p>
    <w:p w:rsidR="00FE49F7" w:rsidRDefault="00FE49F7" w:rsidP="00CD2B3B">
      <w:pPr>
        <w:pStyle w:val="ListParagraph"/>
        <w:numPr>
          <w:ilvl w:val="2"/>
          <w:numId w:val="40"/>
        </w:numPr>
        <w:spacing w:line="360" w:lineRule="auto"/>
        <w:ind w:left="1570"/>
        <w:jc w:val="both"/>
        <w:rPr>
          <w:rFonts w:ascii="Arial" w:hAnsi="Arial" w:cs="David"/>
          <w:sz w:val="24"/>
          <w:szCs w:val="24"/>
        </w:rPr>
      </w:pPr>
      <w:r>
        <w:rPr>
          <w:rFonts w:ascii="Arial" w:hAnsi="Arial" w:cs="David" w:hint="cs"/>
          <w:sz w:val="24"/>
          <w:szCs w:val="24"/>
          <w:rtl/>
        </w:rPr>
        <w:t>ל</w:t>
      </w:r>
      <w:r w:rsidRPr="002A2D99">
        <w:rPr>
          <w:rFonts w:ascii="Arial" w:hAnsi="Arial" w:cs="David" w:hint="cs"/>
          <w:sz w:val="24"/>
          <w:szCs w:val="24"/>
          <w:rtl/>
        </w:rPr>
        <w:t xml:space="preserve">מוקד </w:t>
      </w:r>
      <w:r>
        <w:rPr>
          <w:rFonts w:ascii="Arial" w:hAnsi="Arial" w:cs="David" w:hint="cs"/>
          <w:sz w:val="24"/>
          <w:szCs w:val="24"/>
          <w:rtl/>
        </w:rPr>
        <w:t>ה</w:t>
      </w:r>
      <w:r w:rsidRPr="002A2D99">
        <w:rPr>
          <w:rFonts w:ascii="Arial" w:hAnsi="Arial" w:cs="David" w:hint="cs"/>
          <w:sz w:val="24"/>
          <w:szCs w:val="24"/>
          <w:rtl/>
        </w:rPr>
        <w:t xml:space="preserve">שירות </w:t>
      </w:r>
      <w:r>
        <w:rPr>
          <w:rFonts w:ascii="Arial" w:hAnsi="Arial" w:cs="David" w:hint="cs"/>
          <w:sz w:val="24"/>
          <w:szCs w:val="24"/>
          <w:rtl/>
        </w:rPr>
        <w:t>תהא אפשרות טכנית לניתוב שיחות למוקד חברת הדלק הרלוונטית או למוקד צה"ל או למוקד חברת התקני התדלוק בעת הצורך. בכל מקרה האחריות לטיפול ומתן מענה היא על החברה המפעילה.</w:t>
      </w:r>
    </w:p>
    <w:p w:rsidR="00FE49F7" w:rsidRPr="00215075" w:rsidRDefault="00FE49F7" w:rsidP="00CD2B3B">
      <w:pPr>
        <w:pStyle w:val="ListParagraph"/>
        <w:numPr>
          <w:ilvl w:val="2"/>
          <w:numId w:val="40"/>
        </w:numPr>
        <w:spacing w:line="360" w:lineRule="auto"/>
        <w:ind w:left="1570"/>
        <w:jc w:val="both"/>
        <w:rPr>
          <w:rFonts w:ascii="Arial" w:hAnsi="Arial" w:cs="David"/>
          <w:sz w:val="24"/>
          <w:szCs w:val="24"/>
        </w:rPr>
      </w:pPr>
      <w:r w:rsidRPr="005831BB">
        <w:rPr>
          <w:rFonts w:ascii="Arial" w:hAnsi="Arial" w:cs="David"/>
          <w:sz w:val="24"/>
          <w:szCs w:val="24"/>
          <w:rtl/>
        </w:rPr>
        <w:t xml:space="preserve">על המוקד לכלול מוקדנים בהיקף כזה, שזמן ההמתנה הממוצע לא יעלה על </w:t>
      </w:r>
      <w:r w:rsidRPr="005831BB">
        <w:rPr>
          <w:rFonts w:ascii="Arial" w:hAnsi="Arial" w:cs="David" w:hint="cs"/>
          <w:sz w:val="24"/>
          <w:szCs w:val="24"/>
          <w:rtl/>
        </w:rPr>
        <w:t xml:space="preserve">3 </w:t>
      </w:r>
      <w:r w:rsidRPr="005831BB">
        <w:rPr>
          <w:rFonts w:ascii="Arial" w:hAnsi="Arial" w:cs="David"/>
          <w:sz w:val="24"/>
          <w:szCs w:val="24"/>
          <w:rtl/>
        </w:rPr>
        <w:t>דק</w:t>
      </w:r>
      <w:r w:rsidRPr="005831BB">
        <w:rPr>
          <w:rFonts w:ascii="Arial" w:hAnsi="Arial" w:cs="David" w:hint="cs"/>
          <w:sz w:val="24"/>
          <w:szCs w:val="24"/>
          <w:rtl/>
        </w:rPr>
        <w:t>ות</w:t>
      </w:r>
      <w:r w:rsidRPr="005831BB">
        <w:rPr>
          <w:rFonts w:ascii="Arial" w:hAnsi="Arial" w:cs="David"/>
          <w:sz w:val="24"/>
          <w:szCs w:val="24"/>
          <w:rtl/>
        </w:rPr>
        <w:t>.</w:t>
      </w:r>
      <w:r w:rsidRPr="005831BB">
        <w:rPr>
          <w:rFonts w:ascii="Arial" w:hAnsi="Arial" w:cs="David" w:hint="cs"/>
          <w:sz w:val="24"/>
          <w:szCs w:val="24"/>
          <w:rtl/>
        </w:rPr>
        <w:t xml:space="preserve"> </w:t>
      </w:r>
      <w:r w:rsidRPr="005831BB">
        <w:rPr>
          <w:rFonts w:ascii="Arial" w:hAnsi="Arial" w:cs="David"/>
          <w:sz w:val="24"/>
          <w:szCs w:val="24"/>
          <w:rtl/>
        </w:rPr>
        <w:t xml:space="preserve">הספק מתחייב כי במקרה של תלונות לגבי זמן ההמתנה, יוסיף מוקדנים נוספים, כך שזמן ההמתנה הממוצע לא יעלה על </w:t>
      </w:r>
      <w:r w:rsidRPr="005831BB">
        <w:rPr>
          <w:rFonts w:ascii="Arial" w:hAnsi="Arial" w:cs="David" w:hint="cs"/>
          <w:sz w:val="24"/>
          <w:szCs w:val="24"/>
          <w:rtl/>
        </w:rPr>
        <w:t xml:space="preserve">3 </w:t>
      </w:r>
      <w:r w:rsidRPr="005831BB">
        <w:rPr>
          <w:rFonts w:ascii="Arial" w:hAnsi="Arial" w:cs="David"/>
          <w:sz w:val="24"/>
          <w:szCs w:val="24"/>
          <w:rtl/>
        </w:rPr>
        <w:t>דק</w:t>
      </w:r>
      <w:r w:rsidRPr="005831BB">
        <w:rPr>
          <w:rFonts w:ascii="Arial" w:hAnsi="Arial" w:cs="David" w:hint="cs"/>
          <w:sz w:val="24"/>
          <w:szCs w:val="24"/>
          <w:rtl/>
        </w:rPr>
        <w:t>ות</w:t>
      </w:r>
      <w:r w:rsidRPr="005831BB">
        <w:rPr>
          <w:rFonts w:ascii="Arial" w:hAnsi="Arial" w:cs="David"/>
          <w:sz w:val="24"/>
          <w:szCs w:val="24"/>
          <w:rtl/>
        </w:rPr>
        <w:t>.</w:t>
      </w:r>
    </w:p>
    <w:p w:rsidR="00FE49F7" w:rsidRPr="00215075" w:rsidRDefault="00BE3A70" w:rsidP="00CD2B3B">
      <w:pPr>
        <w:pStyle w:val="ListParagraph"/>
        <w:numPr>
          <w:ilvl w:val="2"/>
          <w:numId w:val="40"/>
        </w:numPr>
        <w:spacing w:line="360" w:lineRule="auto"/>
        <w:ind w:left="1570"/>
        <w:jc w:val="both"/>
        <w:rPr>
          <w:rFonts w:ascii="Arial" w:hAnsi="Arial" w:cs="David"/>
          <w:sz w:val="24"/>
          <w:szCs w:val="24"/>
        </w:rPr>
      </w:pPr>
      <w:r>
        <w:rPr>
          <w:rFonts w:ascii="Arial" w:hAnsi="Arial" w:cs="David" w:hint="cs"/>
          <w:sz w:val="24"/>
          <w:szCs w:val="24"/>
          <w:rtl/>
        </w:rPr>
        <w:t>החברה המפעילה</w:t>
      </w:r>
      <w:r w:rsidR="00FE49F7" w:rsidRPr="005831BB">
        <w:rPr>
          <w:rFonts w:ascii="Arial" w:hAnsi="Arial" w:cs="David"/>
          <w:sz w:val="24"/>
          <w:szCs w:val="24"/>
          <w:rtl/>
        </w:rPr>
        <w:t xml:space="preserve"> מתחייב</w:t>
      </w:r>
      <w:r>
        <w:rPr>
          <w:rFonts w:ascii="Arial" w:hAnsi="Arial" w:cs="David" w:hint="cs"/>
          <w:sz w:val="24"/>
          <w:szCs w:val="24"/>
          <w:rtl/>
        </w:rPr>
        <w:t>ת</w:t>
      </w:r>
      <w:r w:rsidR="008A0844">
        <w:rPr>
          <w:rFonts w:ascii="Arial" w:hAnsi="Arial" w:cs="David"/>
          <w:sz w:val="24"/>
          <w:szCs w:val="24"/>
          <w:rtl/>
        </w:rPr>
        <w:t xml:space="preserve"> כי המוקדנים מטעמ</w:t>
      </w:r>
      <w:r w:rsidR="008A0844">
        <w:rPr>
          <w:rFonts w:ascii="Arial" w:hAnsi="Arial" w:cs="David" w:hint="cs"/>
          <w:sz w:val="24"/>
          <w:szCs w:val="24"/>
          <w:rtl/>
        </w:rPr>
        <w:t>ה</w:t>
      </w:r>
      <w:r w:rsidR="00FE49F7" w:rsidRPr="005831BB">
        <w:rPr>
          <w:rFonts w:ascii="Arial" w:hAnsi="Arial" w:cs="David"/>
          <w:sz w:val="24"/>
          <w:szCs w:val="24"/>
          <w:rtl/>
        </w:rPr>
        <w:t xml:space="preserve"> יתנו לזכאי המשר</w:t>
      </w:r>
      <w:r w:rsidR="00FE49F7" w:rsidRPr="005831BB">
        <w:rPr>
          <w:rFonts w:ascii="Arial" w:hAnsi="Arial" w:cs="David" w:hint="cs"/>
          <w:sz w:val="24"/>
          <w:szCs w:val="24"/>
          <w:rtl/>
        </w:rPr>
        <w:t>ד</w:t>
      </w:r>
      <w:r w:rsidR="00FE49F7" w:rsidRPr="005831BB">
        <w:rPr>
          <w:rFonts w:ascii="Arial" w:hAnsi="Arial" w:cs="David"/>
          <w:sz w:val="24"/>
          <w:szCs w:val="24"/>
          <w:rtl/>
        </w:rPr>
        <w:t xml:space="preserve"> יחס </w:t>
      </w:r>
      <w:r w:rsidR="00FE49F7" w:rsidRPr="005831BB">
        <w:rPr>
          <w:rFonts w:ascii="Arial" w:hAnsi="Arial" w:cs="David" w:hint="cs"/>
          <w:sz w:val="24"/>
          <w:szCs w:val="24"/>
          <w:rtl/>
        </w:rPr>
        <w:t>מקצועי ו</w:t>
      </w:r>
      <w:r w:rsidR="00FE49F7" w:rsidRPr="005831BB">
        <w:rPr>
          <w:rFonts w:ascii="Arial" w:hAnsi="Arial" w:cs="David"/>
          <w:sz w:val="24"/>
          <w:szCs w:val="24"/>
          <w:rtl/>
        </w:rPr>
        <w:t>אדיב</w:t>
      </w:r>
      <w:r w:rsidR="00FE49F7" w:rsidRPr="005831BB">
        <w:rPr>
          <w:rFonts w:ascii="Arial" w:hAnsi="Arial" w:cs="David" w:hint="cs"/>
          <w:sz w:val="24"/>
          <w:szCs w:val="24"/>
          <w:rtl/>
        </w:rPr>
        <w:t xml:space="preserve"> ב</w:t>
      </w:r>
      <w:r w:rsidR="00FE49F7" w:rsidRPr="005831BB">
        <w:rPr>
          <w:rFonts w:ascii="Arial" w:hAnsi="Arial" w:cs="David"/>
          <w:sz w:val="24"/>
          <w:szCs w:val="24"/>
          <w:rtl/>
        </w:rPr>
        <w:t>כל פניותיה</w:t>
      </w:r>
      <w:r w:rsidR="00FE49F7" w:rsidRPr="005831BB">
        <w:rPr>
          <w:rFonts w:ascii="Arial" w:hAnsi="Arial" w:cs="David" w:hint="cs"/>
          <w:sz w:val="24"/>
          <w:szCs w:val="24"/>
          <w:rtl/>
        </w:rPr>
        <w:t>ם</w:t>
      </w:r>
      <w:r w:rsidR="00FE49F7" w:rsidRPr="005831BB">
        <w:rPr>
          <w:rFonts w:ascii="Arial" w:hAnsi="Arial" w:cs="David"/>
          <w:sz w:val="24"/>
          <w:szCs w:val="24"/>
          <w:rtl/>
        </w:rPr>
        <w:t xml:space="preserve">. </w:t>
      </w:r>
      <w:r w:rsidR="00FE49F7" w:rsidRPr="005831BB">
        <w:rPr>
          <w:rFonts w:ascii="Arial" w:hAnsi="Arial" w:cs="David" w:hint="cs"/>
          <w:sz w:val="24"/>
          <w:szCs w:val="24"/>
          <w:rtl/>
        </w:rPr>
        <w:t xml:space="preserve">היה </w:t>
      </w:r>
      <w:r w:rsidR="00FE49F7" w:rsidRPr="005831BB">
        <w:rPr>
          <w:rFonts w:ascii="Arial" w:hAnsi="Arial" w:cs="David"/>
          <w:sz w:val="24"/>
          <w:szCs w:val="24"/>
          <w:rtl/>
        </w:rPr>
        <w:t>ותהיינה תלונות לגבי רמת השירות, יהיה רשאי המשרד לדרוש החלפתו של מוקדן זה או אחר.</w:t>
      </w:r>
    </w:p>
    <w:p w:rsidR="00FE49F7" w:rsidRPr="00215075" w:rsidRDefault="00FE49F7" w:rsidP="00CD2B3B">
      <w:pPr>
        <w:pStyle w:val="ListParagraph"/>
        <w:numPr>
          <w:ilvl w:val="2"/>
          <w:numId w:val="40"/>
        </w:numPr>
        <w:spacing w:line="360" w:lineRule="auto"/>
        <w:ind w:left="1570"/>
        <w:jc w:val="both"/>
        <w:rPr>
          <w:rFonts w:ascii="Arial" w:hAnsi="Arial" w:cs="David"/>
          <w:sz w:val="24"/>
          <w:szCs w:val="24"/>
        </w:rPr>
      </w:pPr>
      <w:r w:rsidRPr="005831BB">
        <w:rPr>
          <w:rFonts w:ascii="Arial" w:hAnsi="Arial" w:cs="David"/>
          <w:sz w:val="24"/>
          <w:szCs w:val="24"/>
          <w:rtl/>
        </w:rPr>
        <w:t>במסגרת המוקד</w:t>
      </w:r>
      <w:r w:rsidRPr="005831BB">
        <w:rPr>
          <w:rFonts w:ascii="Arial" w:hAnsi="Arial" w:cs="David" w:hint="cs"/>
          <w:sz w:val="24"/>
          <w:szCs w:val="24"/>
          <w:rtl/>
        </w:rPr>
        <w:t>,</w:t>
      </w:r>
      <w:r w:rsidRPr="005831BB">
        <w:rPr>
          <w:rFonts w:ascii="Arial" w:hAnsi="Arial" w:cs="David"/>
          <w:sz w:val="24"/>
          <w:szCs w:val="24"/>
          <w:rtl/>
        </w:rPr>
        <w:t xml:space="preserve"> תופעל מערכת מידע אשר תאפשר קליטת כל פניה באופן שיתבצע רישום תאריך הפניה, שם הפונה, שעת הפניה, מהות הפניה ואופן הטיפול בה. </w:t>
      </w:r>
    </w:p>
    <w:p w:rsidR="00FE49F7" w:rsidRPr="00215075" w:rsidRDefault="00FE49F7" w:rsidP="00CD2B3B">
      <w:pPr>
        <w:pStyle w:val="ListParagraph"/>
        <w:numPr>
          <w:ilvl w:val="2"/>
          <w:numId w:val="40"/>
        </w:numPr>
        <w:spacing w:line="360" w:lineRule="auto"/>
        <w:ind w:left="1570"/>
        <w:jc w:val="both"/>
        <w:rPr>
          <w:rFonts w:ascii="Arial" w:hAnsi="Arial" w:cs="David"/>
          <w:sz w:val="24"/>
          <w:szCs w:val="24"/>
        </w:rPr>
      </w:pPr>
      <w:r w:rsidRPr="005831BB">
        <w:rPr>
          <w:rFonts w:ascii="Arial" w:hAnsi="Arial" w:cs="David"/>
          <w:sz w:val="24"/>
          <w:szCs w:val="24"/>
          <w:rtl/>
        </w:rPr>
        <w:t xml:space="preserve">אחת לחודש </w:t>
      </w:r>
      <w:r w:rsidRPr="005831BB">
        <w:rPr>
          <w:rFonts w:ascii="Arial" w:hAnsi="Arial" w:cs="David" w:hint="cs"/>
          <w:sz w:val="24"/>
          <w:szCs w:val="24"/>
          <w:rtl/>
        </w:rPr>
        <w:t>החברה המפעילה ת</w:t>
      </w:r>
      <w:r w:rsidRPr="005831BB">
        <w:rPr>
          <w:rFonts w:ascii="Arial" w:hAnsi="Arial" w:cs="David"/>
          <w:sz w:val="24"/>
          <w:szCs w:val="24"/>
          <w:rtl/>
        </w:rPr>
        <w:t>עביר דיווח למ</w:t>
      </w:r>
      <w:r w:rsidRPr="005831BB">
        <w:rPr>
          <w:rFonts w:ascii="Arial" w:hAnsi="Arial" w:cs="David" w:hint="cs"/>
          <w:sz w:val="24"/>
          <w:szCs w:val="24"/>
          <w:rtl/>
        </w:rPr>
        <w:t xml:space="preserve">זמין </w:t>
      </w:r>
      <w:r w:rsidRPr="005831BB">
        <w:rPr>
          <w:rFonts w:ascii="Arial" w:hAnsi="Arial" w:cs="David"/>
          <w:sz w:val="24"/>
          <w:szCs w:val="24"/>
          <w:rtl/>
        </w:rPr>
        <w:t>לגבי הפניות בחודש הקודם ואופן הטיפול בהן</w:t>
      </w:r>
      <w:r w:rsidRPr="005831BB">
        <w:rPr>
          <w:rFonts w:ascii="Arial" w:hAnsi="Arial" w:cs="David" w:hint="cs"/>
          <w:sz w:val="24"/>
          <w:szCs w:val="24"/>
          <w:rtl/>
        </w:rPr>
        <w:t xml:space="preserve"> על פי פורמט שייקבע על ידי המזמין</w:t>
      </w:r>
      <w:r w:rsidRPr="005831BB">
        <w:rPr>
          <w:rFonts w:ascii="Arial" w:hAnsi="Arial" w:cs="David"/>
          <w:sz w:val="24"/>
          <w:szCs w:val="24"/>
          <w:rtl/>
        </w:rPr>
        <w:t>.</w:t>
      </w:r>
    </w:p>
    <w:p w:rsidR="00FE49F7" w:rsidRPr="00215075" w:rsidRDefault="00FE49F7" w:rsidP="00CD2B3B">
      <w:pPr>
        <w:pStyle w:val="ListParagraph"/>
        <w:numPr>
          <w:ilvl w:val="2"/>
          <w:numId w:val="40"/>
        </w:numPr>
        <w:spacing w:line="360" w:lineRule="auto"/>
        <w:ind w:left="1570"/>
        <w:jc w:val="both"/>
        <w:rPr>
          <w:rFonts w:ascii="Arial" w:hAnsi="Arial" w:cs="David"/>
          <w:sz w:val="24"/>
          <w:szCs w:val="24"/>
        </w:rPr>
      </w:pPr>
      <w:r w:rsidRPr="005831BB">
        <w:rPr>
          <w:rFonts w:ascii="Arial" w:hAnsi="Arial" w:cs="David" w:hint="cs"/>
          <w:sz w:val="24"/>
          <w:szCs w:val="24"/>
          <w:rtl/>
        </w:rPr>
        <w:t>המזמין</w:t>
      </w:r>
      <w:r w:rsidRPr="005831BB">
        <w:rPr>
          <w:rFonts w:ascii="Arial" w:hAnsi="Arial" w:cs="David"/>
          <w:sz w:val="24"/>
          <w:szCs w:val="24"/>
          <w:rtl/>
        </w:rPr>
        <w:t xml:space="preserve"> יהיה רשאי לבדוק מדגמית את אופן הטיפול בפניות. במידה וימצא כי הפניות לא טופלו כהלכה, יהיה המשרד רשאי לדרוש מה</w:t>
      </w:r>
      <w:r w:rsidRPr="005831BB">
        <w:rPr>
          <w:rFonts w:ascii="Arial" w:hAnsi="Arial" w:cs="David" w:hint="cs"/>
          <w:sz w:val="24"/>
          <w:szCs w:val="24"/>
          <w:rtl/>
        </w:rPr>
        <w:t>חברה המפעילה</w:t>
      </w:r>
      <w:r w:rsidRPr="005831BB">
        <w:rPr>
          <w:rFonts w:ascii="Arial" w:hAnsi="Arial" w:cs="David"/>
          <w:sz w:val="24"/>
          <w:szCs w:val="24"/>
          <w:rtl/>
        </w:rPr>
        <w:t xml:space="preserve"> לתקן את הדרוש תיקון וזאת תוך זמן שלא יעלה על 14 </w:t>
      </w:r>
      <w:r w:rsidR="00D16FC3">
        <w:rPr>
          <w:rFonts w:ascii="Arial" w:hAnsi="Arial" w:cs="David" w:hint="cs"/>
          <w:sz w:val="24"/>
          <w:szCs w:val="24"/>
          <w:rtl/>
        </w:rPr>
        <w:t>ימי עבודה</w:t>
      </w:r>
      <w:r w:rsidRPr="005831BB">
        <w:rPr>
          <w:rFonts w:ascii="Arial" w:hAnsi="Arial" w:cs="David"/>
          <w:sz w:val="24"/>
          <w:szCs w:val="24"/>
          <w:rtl/>
        </w:rPr>
        <w:t xml:space="preserve"> ממועד הדרישה.</w:t>
      </w:r>
    </w:p>
    <w:p w:rsidR="00FE49F7" w:rsidRDefault="00FE49F7" w:rsidP="00CD2B3B">
      <w:pPr>
        <w:pStyle w:val="ListParagraph"/>
        <w:numPr>
          <w:ilvl w:val="2"/>
          <w:numId w:val="40"/>
        </w:numPr>
        <w:spacing w:line="360" w:lineRule="auto"/>
        <w:ind w:left="1570"/>
        <w:jc w:val="both"/>
        <w:rPr>
          <w:rFonts w:ascii="Arial" w:hAnsi="Arial" w:cs="David"/>
          <w:sz w:val="24"/>
          <w:szCs w:val="24"/>
        </w:rPr>
      </w:pPr>
      <w:r>
        <w:rPr>
          <w:rFonts w:ascii="Arial" w:hAnsi="Arial" w:cs="David" w:hint="cs"/>
          <w:sz w:val="24"/>
          <w:szCs w:val="24"/>
          <w:rtl/>
        </w:rPr>
        <w:t xml:space="preserve">החברה המפעילה נדרשת </w:t>
      </w:r>
      <w:r w:rsidR="000355E5">
        <w:rPr>
          <w:rFonts w:ascii="Arial" w:hAnsi="Arial" w:cs="David" w:hint="cs"/>
          <w:sz w:val="24"/>
          <w:szCs w:val="24"/>
          <w:rtl/>
        </w:rPr>
        <w:t xml:space="preserve">לשמור </w:t>
      </w:r>
      <w:r w:rsidR="00075FAD">
        <w:rPr>
          <w:rFonts w:ascii="Arial" w:hAnsi="Arial" w:cs="David" w:hint="cs"/>
          <w:sz w:val="24"/>
          <w:szCs w:val="24"/>
          <w:rtl/>
        </w:rPr>
        <w:t xml:space="preserve">גיבוי לא מקוון </w:t>
      </w:r>
      <w:r>
        <w:rPr>
          <w:rFonts w:ascii="Arial" w:hAnsi="Arial" w:cs="David" w:hint="cs"/>
          <w:sz w:val="24"/>
          <w:szCs w:val="24"/>
          <w:rtl/>
        </w:rPr>
        <w:t xml:space="preserve">על </w:t>
      </w:r>
      <w:r w:rsidR="000355E5">
        <w:rPr>
          <w:rFonts w:ascii="Arial" w:hAnsi="Arial" w:cs="David" w:hint="cs"/>
          <w:sz w:val="24"/>
          <w:szCs w:val="24"/>
          <w:rtl/>
        </w:rPr>
        <w:t xml:space="preserve">גבי </w:t>
      </w:r>
      <w:r>
        <w:rPr>
          <w:rFonts w:ascii="Arial" w:hAnsi="Arial" w:cs="David" w:hint="cs"/>
          <w:sz w:val="24"/>
          <w:szCs w:val="24"/>
          <w:rtl/>
        </w:rPr>
        <w:t xml:space="preserve">מחשבי המוקד של רשימות נתוני מספר צ' ו/או מספר לוחית </w:t>
      </w:r>
      <w:r w:rsidR="00075FAD">
        <w:rPr>
          <w:rFonts w:ascii="Arial" w:hAnsi="Arial" w:cs="David" w:hint="cs"/>
          <w:sz w:val="24"/>
          <w:szCs w:val="24"/>
          <w:rtl/>
        </w:rPr>
        <w:t>הרישוי של רכבי המשרד</w:t>
      </w:r>
      <w:r>
        <w:rPr>
          <w:rFonts w:ascii="Arial" w:hAnsi="Arial" w:cs="David" w:hint="cs"/>
          <w:sz w:val="24"/>
          <w:szCs w:val="24"/>
          <w:rtl/>
        </w:rPr>
        <w:t xml:space="preserve">, המעודכן עפ"י הקובץ שהועבר לחברה באותו היום. </w:t>
      </w:r>
      <w:r w:rsidR="00075FAD">
        <w:rPr>
          <w:rFonts w:ascii="Arial" w:hAnsi="Arial" w:cs="David" w:hint="cs"/>
          <w:sz w:val="24"/>
          <w:szCs w:val="24"/>
          <w:rtl/>
        </w:rPr>
        <w:t xml:space="preserve">קובץ זה </w:t>
      </w:r>
      <w:r>
        <w:rPr>
          <w:rFonts w:ascii="Arial" w:hAnsi="Arial" w:cs="David" w:hint="cs"/>
          <w:sz w:val="24"/>
          <w:szCs w:val="24"/>
          <w:rtl/>
        </w:rPr>
        <w:t xml:space="preserve">ישמש לטובת זיהוי צי </w:t>
      </w:r>
      <w:r w:rsidR="00075FAD">
        <w:rPr>
          <w:rFonts w:ascii="Arial" w:hAnsi="Arial" w:cs="David" w:hint="cs"/>
          <w:sz w:val="24"/>
          <w:szCs w:val="24"/>
          <w:rtl/>
        </w:rPr>
        <w:t>הרכבים של המשרד</w:t>
      </w:r>
      <w:r>
        <w:rPr>
          <w:rFonts w:ascii="Arial" w:hAnsi="Arial" w:cs="David" w:hint="cs"/>
          <w:sz w:val="24"/>
          <w:szCs w:val="24"/>
          <w:rtl/>
        </w:rPr>
        <w:t xml:space="preserve"> בעת אי זמינות המערכת.</w:t>
      </w:r>
    </w:p>
    <w:p w:rsidR="00FE49F7" w:rsidRPr="00471BB9" w:rsidRDefault="00FE49F7" w:rsidP="00CD2B3B">
      <w:pPr>
        <w:pStyle w:val="ListParagraph"/>
        <w:numPr>
          <w:ilvl w:val="2"/>
          <w:numId w:val="40"/>
        </w:numPr>
        <w:spacing w:line="360" w:lineRule="auto"/>
        <w:ind w:left="1570"/>
        <w:jc w:val="both"/>
        <w:rPr>
          <w:rFonts w:ascii="Arial" w:hAnsi="Arial" w:cs="David"/>
          <w:sz w:val="24"/>
          <w:szCs w:val="24"/>
        </w:rPr>
      </w:pPr>
      <w:r>
        <w:rPr>
          <w:rFonts w:ascii="Arial" w:hAnsi="Arial" w:cs="David" w:hint="cs"/>
          <w:sz w:val="24"/>
          <w:szCs w:val="24"/>
          <w:rtl/>
        </w:rPr>
        <w:t xml:space="preserve">החברה המפעילה בשיתוף המזמין תגדיר נוהל מסודר לפיו יש לפעול בעת אי זמינות או </w:t>
      </w:r>
      <w:r w:rsidR="00336AB3">
        <w:rPr>
          <w:rFonts w:ascii="Arial" w:hAnsi="Arial" w:cs="David" w:hint="cs"/>
          <w:sz w:val="24"/>
          <w:szCs w:val="24"/>
          <w:rtl/>
        </w:rPr>
        <w:t>חוסר מהי</w:t>
      </w:r>
      <w:r>
        <w:rPr>
          <w:rFonts w:ascii="Arial" w:hAnsi="Arial" w:cs="David" w:hint="cs"/>
          <w:sz w:val="24"/>
          <w:szCs w:val="24"/>
          <w:rtl/>
        </w:rPr>
        <w:t>מנות של מערכות החברה המפעילה.</w:t>
      </w:r>
    </w:p>
    <w:p w:rsidR="00FE49F7" w:rsidRPr="009B722E" w:rsidRDefault="00FE49F7" w:rsidP="00853317">
      <w:pPr>
        <w:numPr>
          <w:ilvl w:val="1"/>
          <w:numId w:val="40"/>
        </w:numPr>
        <w:tabs>
          <w:tab w:val="num" w:pos="1133"/>
        </w:tabs>
        <w:spacing w:line="360" w:lineRule="auto"/>
        <w:jc w:val="both"/>
        <w:rPr>
          <w:rFonts w:cs="David"/>
          <w:b/>
          <w:bCs/>
          <w:sz w:val="24"/>
          <w:szCs w:val="24"/>
        </w:rPr>
      </w:pPr>
      <w:r w:rsidRPr="009B722E">
        <w:rPr>
          <w:rFonts w:cs="David" w:hint="cs"/>
          <w:b/>
          <w:bCs/>
          <w:sz w:val="24"/>
          <w:szCs w:val="24"/>
          <w:rtl/>
        </w:rPr>
        <w:t>נורמות השירות</w:t>
      </w:r>
    </w:p>
    <w:p w:rsidR="00FE49F7" w:rsidRDefault="00FE49F7" w:rsidP="00CD2B3B">
      <w:pPr>
        <w:pStyle w:val="ListParagraph"/>
        <w:numPr>
          <w:ilvl w:val="2"/>
          <w:numId w:val="40"/>
        </w:numPr>
        <w:spacing w:line="360" w:lineRule="auto"/>
        <w:ind w:left="1570"/>
        <w:jc w:val="both"/>
        <w:rPr>
          <w:rFonts w:ascii="Arial" w:hAnsi="Arial" w:cs="David"/>
          <w:sz w:val="24"/>
          <w:szCs w:val="24"/>
        </w:rPr>
      </w:pPr>
      <w:r w:rsidRPr="005831BB">
        <w:rPr>
          <w:rFonts w:ascii="Arial" w:hAnsi="Arial" w:cs="David" w:hint="cs"/>
          <w:sz w:val="24"/>
          <w:szCs w:val="24"/>
          <w:rtl/>
        </w:rPr>
        <w:t>פעולות שיבוצעו באופן מי</w:t>
      </w:r>
      <w:r w:rsidR="009051B2" w:rsidRPr="005831BB">
        <w:rPr>
          <w:rFonts w:ascii="Arial" w:hAnsi="Arial" w:cs="David" w:hint="cs"/>
          <w:sz w:val="24"/>
          <w:szCs w:val="24"/>
          <w:rtl/>
        </w:rPr>
        <w:t>י</w:t>
      </w:r>
      <w:r w:rsidRPr="005831BB">
        <w:rPr>
          <w:rFonts w:ascii="Arial" w:hAnsi="Arial" w:cs="David" w:hint="cs"/>
          <w:sz w:val="24"/>
          <w:szCs w:val="24"/>
          <w:rtl/>
        </w:rPr>
        <w:t>די ע"י החברה המפעילה</w:t>
      </w:r>
      <w:r w:rsidR="000355E5" w:rsidRPr="005831BB">
        <w:rPr>
          <w:rFonts w:ascii="Arial" w:hAnsi="Arial" w:cs="David" w:hint="cs"/>
          <w:sz w:val="24"/>
          <w:szCs w:val="24"/>
          <w:rtl/>
        </w:rPr>
        <w:t xml:space="preserve"> בהתאם לדרישת המזמין</w:t>
      </w:r>
      <w:r w:rsidRPr="005831BB">
        <w:rPr>
          <w:rFonts w:ascii="Arial" w:hAnsi="Arial" w:cs="David" w:hint="cs"/>
          <w:sz w:val="24"/>
          <w:szCs w:val="24"/>
          <w:rtl/>
        </w:rPr>
        <w:t>:</w:t>
      </w:r>
    </w:p>
    <w:p w:rsidR="005831BB" w:rsidRDefault="00F657CF" w:rsidP="00CD2B3B">
      <w:pPr>
        <w:pStyle w:val="ListParagraph"/>
        <w:numPr>
          <w:ilvl w:val="3"/>
          <w:numId w:val="40"/>
        </w:numPr>
        <w:spacing w:line="360" w:lineRule="auto"/>
        <w:jc w:val="both"/>
        <w:rPr>
          <w:rFonts w:ascii="Arial" w:hAnsi="Arial" w:cs="David"/>
          <w:sz w:val="24"/>
          <w:szCs w:val="24"/>
        </w:rPr>
      </w:pPr>
      <w:r>
        <w:rPr>
          <w:rFonts w:ascii="Arial" w:hAnsi="Arial" w:cs="David" w:hint="cs"/>
          <w:sz w:val="24"/>
          <w:szCs w:val="24"/>
          <w:rtl/>
        </w:rPr>
        <w:t>חסימת ופתיחת התקני תדלוק</w:t>
      </w:r>
      <w:r w:rsidR="00FE49F7" w:rsidRPr="005831BB">
        <w:rPr>
          <w:rFonts w:ascii="Arial" w:hAnsi="Arial" w:cs="David" w:hint="cs"/>
          <w:sz w:val="24"/>
          <w:szCs w:val="24"/>
          <w:rtl/>
        </w:rPr>
        <w:t xml:space="preserve"> אוניברסאליים </w:t>
      </w:r>
      <w:r w:rsidR="009051B2" w:rsidRPr="005831BB">
        <w:rPr>
          <w:rFonts w:ascii="Arial" w:hAnsi="Arial" w:cs="David" w:hint="cs"/>
          <w:sz w:val="24"/>
          <w:szCs w:val="24"/>
          <w:rtl/>
        </w:rPr>
        <w:t>וכרטיסי תדלוק בכפוף להנחיית</w:t>
      </w:r>
      <w:r w:rsidR="007A7EEC">
        <w:rPr>
          <w:rFonts w:ascii="Arial" w:hAnsi="Arial" w:cs="David" w:hint="cs"/>
          <w:sz w:val="24"/>
          <w:szCs w:val="24"/>
          <w:rtl/>
        </w:rPr>
        <w:t xml:space="preserve"> הנציג המוסמך שיוגדר ע"י המזמין בהתאם לנוהל ייעודי שייקבע בנושא.</w:t>
      </w:r>
    </w:p>
    <w:p w:rsidR="00FE49F7" w:rsidRPr="005831BB" w:rsidRDefault="00FE49F7" w:rsidP="00CD2B3B">
      <w:pPr>
        <w:pStyle w:val="ListParagraph"/>
        <w:numPr>
          <w:ilvl w:val="3"/>
          <w:numId w:val="40"/>
        </w:numPr>
        <w:spacing w:line="360" w:lineRule="auto"/>
        <w:jc w:val="both"/>
        <w:rPr>
          <w:rFonts w:ascii="Arial" w:hAnsi="Arial" w:cs="David"/>
          <w:sz w:val="24"/>
          <w:szCs w:val="24"/>
        </w:rPr>
      </w:pPr>
      <w:r w:rsidRPr="005831BB">
        <w:rPr>
          <w:rFonts w:ascii="Arial" w:hAnsi="Arial" w:cs="David" w:hint="cs"/>
          <w:sz w:val="24"/>
          <w:szCs w:val="24"/>
          <w:rtl/>
        </w:rPr>
        <w:t>שפעול כרטיסי</w:t>
      </w:r>
      <w:r w:rsidR="009051B2" w:rsidRPr="005831BB">
        <w:rPr>
          <w:rFonts w:ascii="Arial" w:hAnsi="Arial" w:cs="David" w:hint="cs"/>
          <w:sz w:val="24"/>
          <w:szCs w:val="24"/>
          <w:rtl/>
        </w:rPr>
        <w:t xml:space="preserve"> תדלוק</w:t>
      </w:r>
      <w:r w:rsidRPr="005831BB">
        <w:rPr>
          <w:rFonts w:ascii="Arial" w:hAnsi="Arial" w:cs="David" w:hint="cs"/>
          <w:sz w:val="24"/>
          <w:szCs w:val="24"/>
          <w:rtl/>
        </w:rPr>
        <w:t xml:space="preserve"> בכפוף </w:t>
      </w:r>
      <w:r w:rsidR="009051B2" w:rsidRPr="005831BB">
        <w:rPr>
          <w:rFonts w:ascii="Arial" w:hAnsi="Arial" w:cs="David" w:hint="cs"/>
          <w:sz w:val="24"/>
          <w:szCs w:val="24"/>
          <w:rtl/>
        </w:rPr>
        <w:t xml:space="preserve">להנחיית </w:t>
      </w:r>
      <w:r w:rsidR="009051B2" w:rsidRPr="005831BB">
        <w:rPr>
          <w:rFonts w:cs="David" w:hint="cs"/>
          <w:sz w:val="24"/>
          <w:szCs w:val="24"/>
          <w:rtl/>
        </w:rPr>
        <w:t>הנציג המוסמך שיוגדר ע"י המזמין</w:t>
      </w:r>
      <w:r w:rsidR="009051B2" w:rsidRPr="005831BB">
        <w:rPr>
          <w:rFonts w:ascii="Arial" w:hAnsi="Arial" w:cs="David" w:hint="cs"/>
          <w:sz w:val="24"/>
          <w:szCs w:val="24"/>
          <w:rtl/>
        </w:rPr>
        <w:t>.</w:t>
      </w:r>
    </w:p>
    <w:p w:rsidR="00FE49F7" w:rsidRDefault="00FE49F7" w:rsidP="00CD2B3B">
      <w:pPr>
        <w:numPr>
          <w:ilvl w:val="3"/>
          <w:numId w:val="40"/>
        </w:numPr>
        <w:spacing w:line="360" w:lineRule="auto"/>
        <w:jc w:val="both"/>
        <w:rPr>
          <w:rFonts w:ascii="Arial" w:hAnsi="Arial" w:cs="David"/>
          <w:sz w:val="24"/>
          <w:szCs w:val="24"/>
        </w:rPr>
      </w:pPr>
      <w:r>
        <w:rPr>
          <w:rFonts w:ascii="Arial" w:hAnsi="Arial" w:cs="David" w:hint="cs"/>
          <w:sz w:val="24"/>
          <w:szCs w:val="24"/>
          <w:rtl/>
        </w:rPr>
        <w:t xml:space="preserve">בירור יתרת סל הזכאות. </w:t>
      </w:r>
    </w:p>
    <w:p w:rsidR="00FE49F7" w:rsidRDefault="00FE49F7" w:rsidP="00CD2B3B">
      <w:pPr>
        <w:numPr>
          <w:ilvl w:val="3"/>
          <w:numId w:val="40"/>
        </w:numPr>
        <w:spacing w:line="360" w:lineRule="auto"/>
        <w:jc w:val="both"/>
        <w:rPr>
          <w:rFonts w:ascii="Arial" w:hAnsi="Arial" w:cs="David"/>
          <w:sz w:val="24"/>
          <w:szCs w:val="24"/>
        </w:rPr>
      </w:pPr>
      <w:r>
        <w:rPr>
          <w:rFonts w:ascii="Arial" w:hAnsi="Arial" w:cs="David" w:hint="cs"/>
          <w:sz w:val="24"/>
          <w:szCs w:val="24"/>
          <w:rtl/>
        </w:rPr>
        <w:t xml:space="preserve">הזמנת התקן </w:t>
      </w:r>
      <w:r w:rsidR="00F657CF">
        <w:rPr>
          <w:rFonts w:ascii="Arial" w:hAnsi="Arial" w:cs="David" w:hint="cs"/>
          <w:sz w:val="24"/>
          <w:szCs w:val="24"/>
          <w:rtl/>
        </w:rPr>
        <w:t xml:space="preserve">תדלוק </w:t>
      </w:r>
      <w:r>
        <w:rPr>
          <w:rFonts w:ascii="Arial" w:hAnsi="Arial" w:cs="David" w:hint="cs"/>
          <w:sz w:val="24"/>
          <w:szCs w:val="24"/>
          <w:rtl/>
        </w:rPr>
        <w:t>אוניברסאלי</w:t>
      </w:r>
      <w:r w:rsidR="009051B2">
        <w:rPr>
          <w:rFonts w:ascii="Arial" w:hAnsi="Arial" w:cs="David" w:hint="cs"/>
          <w:sz w:val="24"/>
          <w:szCs w:val="24"/>
          <w:rtl/>
        </w:rPr>
        <w:t xml:space="preserve"> מחברת התקני התדלוק.</w:t>
      </w:r>
      <w:r>
        <w:rPr>
          <w:rFonts w:ascii="Arial" w:hAnsi="Arial" w:cs="David" w:hint="cs"/>
          <w:sz w:val="24"/>
          <w:szCs w:val="24"/>
          <w:rtl/>
        </w:rPr>
        <w:t xml:space="preserve"> </w:t>
      </w:r>
    </w:p>
    <w:p w:rsidR="00FE49F7" w:rsidRDefault="009731A6" w:rsidP="00CD2B3B">
      <w:pPr>
        <w:numPr>
          <w:ilvl w:val="3"/>
          <w:numId w:val="40"/>
        </w:numPr>
        <w:spacing w:line="360" w:lineRule="auto"/>
        <w:jc w:val="both"/>
        <w:rPr>
          <w:rFonts w:ascii="Arial" w:hAnsi="Arial" w:cs="David"/>
          <w:sz w:val="24"/>
          <w:szCs w:val="24"/>
        </w:rPr>
      </w:pPr>
      <w:r>
        <w:rPr>
          <w:rFonts w:ascii="Arial" w:hAnsi="Arial" w:cs="David" w:hint="cs"/>
          <w:sz w:val="24"/>
          <w:szCs w:val="24"/>
          <w:rtl/>
        </w:rPr>
        <w:t xml:space="preserve">העברת </w:t>
      </w:r>
      <w:r w:rsidR="00FE49F7">
        <w:rPr>
          <w:rFonts w:ascii="Arial" w:hAnsi="Arial" w:cs="David" w:hint="cs"/>
          <w:sz w:val="24"/>
          <w:szCs w:val="24"/>
          <w:rtl/>
        </w:rPr>
        <w:t xml:space="preserve">קוד </w:t>
      </w:r>
      <w:r>
        <w:rPr>
          <w:rFonts w:ascii="Arial" w:hAnsi="Arial" w:cs="David" w:hint="cs"/>
          <w:sz w:val="24"/>
          <w:szCs w:val="24"/>
          <w:rtl/>
        </w:rPr>
        <w:t>ה</w:t>
      </w:r>
      <w:r w:rsidR="00FE49F7">
        <w:rPr>
          <w:rFonts w:ascii="Arial" w:hAnsi="Arial" w:cs="David" w:hint="cs"/>
          <w:sz w:val="24"/>
          <w:szCs w:val="24"/>
          <w:rtl/>
        </w:rPr>
        <w:t xml:space="preserve">התקנה </w:t>
      </w:r>
      <w:r>
        <w:rPr>
          <w:rFonts w:ascii="Arial" w:hAnsi="Arial" w:cs="David" w:hint="cs"/>
          <w:sz w:val="24"/>
          <w:szCs w:val="24"/>
          <w:rtl/>
        </w:rPr>
        <w:t xml:space="preserve">למזמין לטובת </w:t>
      </w:r>
      <w:r w:rsidR="00FE49F7">
        <w:rPr>
          <w:rFonts w:ascii="Arial" w:hAnsi="Arial" w:cs="David" w:hint="cs"/>
          <w:sz w:val="24"/>
          <w:szCs w:val="24"/>
          <w:rtl/>
        </w:rPr>
        <w:t xml:space="preserve">התקנת התקן </w:t>
      </w:r>
      <w:r w:rsidR="00F657CF">
        <w:rPr>
          <w:rFonts w:ascii="Arial" w:hAnsi="Arial" w:cs="David" w:hint="cs"/>
          <w:sz w:val="24"/>
          <w:szCs w:val="24"/>
          <w:rtl/>
        </w:rPr>
        <w:t xml:space="preserve">תדלוק </w:t>
      </w:r>
      <w:r w:rsidR="00FE49F7">
        <w:rPr>
          <w:rFonts w:ascii="Arial" w:hAnsi="Arial" w:cs="David" w:hint="cs"/>
          <w:sz w:val="24"/>
          <w:szCs w:val="24"/>
          <w:rtl/>
        </w:rPr>
        <w:t>אוניברסאלי ברכבי המשרד</w:t>
      </w:r>
      <w:r>
        <w:rPr>
          <w:rFonts w:ascii="Arial" w:hAnsi="Arial" w:cs="David" w:hint="cs"/>
          <w:sz w:val="24"/>
          <w:szCs w:val="24"/>
          <w:rtl/>
        </w:rPr>
        <w:t xml:space="preserve"> עם קבלתו</w:t>
      </w:r>
      <w:r w:rsidR="00FE49F7">
        <w:rPr>
          <w:rFonts w:ascii="Arial" w:hAnsi="Arial" w:cs="David" w:hint="cs"/>
          <w:sz w:val="24"/>
          <w:szCs w:val="24"/>
          <w:rtl/>
        </w:rPr>
        <w:t xml:space="preserve"> מחברת התקני התדלוק.</w:t>
      </w:r>
    </w:p>
    <w:p w:rsidR="005831BB" w:rsidRDefault="00FE49F7" w:rsidP="00CD2B3B">
      <w:pPr>
        <w:numPr>
          <w:ilvl w:val="3"/>
          <w:numId w:val="40"/>
        </w:numPr>
        <w:spacing w:line="360" w:lineRule="auto"/>
        <w:jc w:val="both"/>
        <w:rPr>
          <w:rFonts w:ascii="Arial" w:hAnsi="Arial" w:cs="David"/>
          <w:sz w:val="24"/>
          <w:szCs w:val="24"/>
        </w:rPr>
      </w:pPr>
      <w:r>
        <w:rPr>
          <w:rFonts w:ascii="Arial" w:hAnsi="Arial" w:cs="David" w:hint="cs"/>
          <w:sz w:val="24"/>
          <w:szCs w:val="24"/>
          <w:rtl/>
        </w:rPr>
        <w:t xml:space="preserve">אתחול התקן </w:t>
      </w:r>
      <w:r w:rsidR="00F657CF">
        <w:rPr>
          <w:rFonts w:ascii="Arial" w:hAnsi="Arial" w:cs="David" w:hint="cs"/>
          <w:sz w:val="24"/>
          <w:szCs w:val="24"/>
          <w:rtl/>
        </w:rPr>
        <w:t xml:space="preserve">תדלוק </w:t>
      </w:r>
      <w:r w:rsidR="007914A7">
        <w:rPr>
          <w:rFonts w:ascii="Arial" w:hAnsi="Arial" w:cs="David" w:hint="cs"/>
          <w:sz w:val="24"/>
          <w:szCs w:val="24"/>
          <w:rtl/>
        </w:rPr>
        <w:t xml:space="preserve">אוניברסאלי (איפוס </w:t>
      </w:r>
      <w:r>
        <w:rPr>
          <w:rFonts w:ascii="Arial" w:hAnsi="Arial" w:cs="David" w:hint="cs"/>
          <w:sz w:val="24"/>
          <w:szCs w:val="24"/>
          <w:rtl/>
        </w:rPr>
        <w:t xml:space="preserve">התקן </w:t>
      </w:r>
      <w:r w:rsidR="00F657CF">
        <w:rPr>
          <w:rFonts w:ascii="Arial" w:hAnsi="Arial" w:cs="David" w:hint="cs"/>
          <w:sz w:val="24"/>
          <w:szCs w:val="24"/>
          <w:rtl/>
        </w:rPr>
        <w:t xml:space="preserve">התדלוק </w:t>
      </w:r>
      <w:r>
        <w:rPr>
          <w:rFonts w:ascii="Arial" w:hAnsi="Arial" w:cs="David" w:hint="cs"/>
          <w:sz w:val="24"/>
          <w:szCs w:val="24"/>
          <w:rtl/>
        </w:rPr>
        <w:t xml:space="preserve">האוניברסאלי במערכת) או אתחול כרטיס </w:t>
      </w:r>
      <w:r w:rsidR="009731A6">
        <w:rPr>
          <w:rFonts w:ascii="Arial" w:hAnsi="Arial" w:cs="David" w:hint="cs"/>
          <w:sz w:val="24"/>
          <w:szCs w:val="24"/>
          <w:rtl/>
        </w:rPr>
        <w:t>תדלוק</w:t>
      </w:r>
      <w:r w:rsidR="005831BB">
        <w:rPr>
          <w:rFonts w:ascii="Arial" w:hAnsi="Arial" w:cs="David" w:hint="cs"/>
          <w:sz w:val="24"/>
          <w:szCs w:val="24"/>
          <w:rtl/>
        </w:rPr>
        <w:t>.</w:t>
      </w:r>
    </w:p>
    <w:p w:rsidR="00FE49F7" w:rsidRPr="005831BB" w:rsidRDefault="009731A6" w:rsidP="00CD2B3B">
      <w:pPr>
        <w:numPr>
          <w:ilvl w:val="3"/>
          <w:numId w:val="40"/>
        </w:numPr>
        <w:spacing w:line="360" w:lineRule="auto"/>
        <w:jc w:val="both"/>
        <w:rPr>
          <w:rFonts w:ascii="Arial" w:hAnsi="Arial" w:cs="David"/>
          <w:sz w:val="24"/>
          <w:szCs w:val="24"/>
        </w:rPr>
      </w:pPr>
      <w:r w:rsidRPr="005831BB">
        <w:rPr>
          <w:rFonts w:ascii="Arial" w:hAnsi="Arial" w:cs="David" w:hint="cs"/>
          <w:sz w:val="24"/>
          <w:szCs w:val="24"/>
          <w:rtl/>
        </w:rPr>
        <w:t xml:space="preserve">מידע בדבר פריסת תחנות דלק </w:t>
      </w:r>
      <w:r w:rsidR="00F657CF">
        <w:rPr>
          <w:rFonts w:ascii="Arial" w:hAnsi="Arial" w:cs="David" w:hint="cs"/>
          <w:sz w:val="24"/>
          <w:szCs w:val="24"/>
          <w:rtl/>
        </w:rPr>
        <w:t>בשירות צה"ל ותחנות שירות להתקני תדלוק</w:t>
      </w:r>
      <w:r w:rsidRPr="005831BB">
        <w:rPr>
          <w:rFonts w:ascii="Arial" w:hAnsi="Arial" w:cs="David" w:hint="cs"/>
          <w:sz w:val="24"/>
          <w:szCs w:val="24"/>
          <w:rtl/>
        </w:rPr>
        <w:t xml:space="preserve"> אוניברסאליים.</w:t>
      </w:r>
    </w:p>
    <w:p w:rsidR="00FE49F7" w:rsidRDefault="00FE49F7" w:rsidP="00CD2B3B">
      <w:pPr>
        <w:pStyle w:val="ListParagraph"/>
        <w:numPr>
          <w:ilvl w:val="2"/>
          <w:numId w:val="40"/>
        </w:numPr>
        <w:spacing w:line="360" w:lineRule="auto"/>
        <w:ind w:left="1570"/>
        <w:jc w:val="both"/>
        <w:rPr>
          <w:rFonts w:cs="David"/>
          <w:sz w:val="24"/>
          <w:szCs w:val="24"/>
        </w:rPr>
      </w:pPr>
      <w:r>
        <w:rPr>
          <w:rFonts w:cs="David" w:hint="cs"/>
          <w:sz w:val="24"/>
          <w:szCs w:val="24"/>
          <w:rtl/>
        </w:rPr>
        <w:t>מערכות החברה המפעילה יהיו זמינות למזמין 24 שעות ביממה בכל ימות השנה</w:t>
      </w:r>
      <w:r w:rsidR="009731A6">
        <w:rPr>
          <w:rFonts w:cs="David" w:hint="cs"/>
          <w:sz w:val="24"/>
          <w:szCs w:val="24"/>
          <w:rtl/>
        </w:rPr>
        <w:t xml:space="preserve"> </w:t>
      </w:r>
      <w:r w:rsidR="009731A6">
        <w:rPr>
          <w:rFonts w:ascii="Arial" w:hAnsi="Arial" w:cs="David" w:hint="cs"/>
          <w:sz w:val="24"/>
          <w:szCs w:val="24"/>
          <w:rtl/>
        </w:rPr>
        <w:t>(לרבות, ימי שישי שבת ומועדי ישראל).</w:t>
      </w:r>
      <w:r>
        <w:rPr>
          <w:rFonts w:cs="David" w:hint="cs"/>
          <w:sz w:val="24"/>
          <w:szCs w:val="24"/>
          <w:rtl/>
        </w:rPr>
        <w:t xml:space="preserve"> </w:t>
      </w:r>
    </w:p>
    <w:p w:rsidR="00FE49F7" w:rsidRDefault="00FE49F7" w:rsidP="00CD2B3B">
      <w:pPr>
        <w:pStyle w:val="ListParagraph"/>
        <w:numPr>
          <w:ilvl w:val="2"/>
          <w:numId w:val="40"/>
        </w:numPr>
        <w:spacing w:line="360" w:lineRule="auto"/>
        <w:ind w:left="1570"/>
        <w:jc w:val="both"/>
        <w:rPr>
          <w:rFonts w:cs="David"/>
          <w:sz w:val="24"/>
          <w:szCs w:val="24"/>
        </w:rPr>
      </w:pPr>
      <w:r w:rsidRPr="005831BB">
        <w:rPr>
          <w:rFonts w:cs="David" w:hint="cs"/>
          <w:sz w:val="24"/>
          <w:szCs w:val="24"/>
          <w:rtl/>
        </w:rPr>
        <w:t xml:space="preserve">עבודות שירות תחזוקה ושדרוגים יזומים יבוצעו לאחר מתן התראה מראש מהחברה המפעילה למזמין של </w:t>
      </w:r>
      <w:r w:rsidRPr="005831BB">
        <w:rPr>
          <w:rFonts w:cs="David"/>
          <w:sz w:val="24"/>
          <w:szCs w:val="24"/>
        </w:rPr>
        <w:t>7</w:t>
      </w:r>
      <w:r w:rsidRPr="005831BB">
        <w:rPr>
          <w:rFonts w:cs="David" w:hint="cs"/>
          <w:sz w:val="24"/>
          <w:szCs w:val="24"/>
          <w:rtl/>
        </w:rPr>
        <w:t xml:space="preserve"> ימים. במקרים דחופים הדורשים פעו</w:t>
      </w:r>
      <w:r w:rsidR="005831BB">
        <w:rPr>
          <w:rFonts w:cs="David" w:hint="cs"/>
          <w:sz w:val="24"/>
          <w:szCs w:val="24"/>
          <w:rtl/>
        </w:rPr>
        <w:t xml:space="preserve">לה מיידית יש לפנות לקבלת אישור </w:t>
      </w:r>
    </w:p>
    <w:p w:rsidR="005831BB" w:rsidRDefault="00FE49F7" w:rsidP="00CD2B3B">
      <w:pPr>
        <w:pStyle w:val="ListParagraph"/>
        <w:numPr>
          <w:ilvl w:val="2"/>
          <w:numId w:val="40"/>
        </w:numPr>
        <w:spacing w:line="360" w:lineRule="auto"/>
        <w:ind w:left="1570"/>
        <w:jc w:val="both"/>
        <w:rPr>
          <w:rFonts w:cs="David"/>
          <w:sz w:val="24"/>
          <w:szCs w:val="24"/>
        </w:rPr>
      </w:pPr>
      <w:r w:rsidRPr="005831BB">
        <w:rPr>
          <w:rFonts w:cs="David" w:hint="cs"/>
          <w:sz w:val="24"/>
          <w:szCs w:val="24"/>
          <w:rtl/>
        </w:rPr>
        <w:t>החברה המפעילה</w:t>
      </w:r>
      <w:r w:rsidRPr="005831BB">
        <w:rPr>
          <w:rFonts w:cs="David"/>
          <w:sz w:val="24"/>
          <w:szCs w:val="24"/>
        </w:rPr>
        <w:t xml:space="preserve"> </w:t>
      </w:r>
      <w:r w:rsidRPr="005831BB">
        <w:rPr>
          <w:rFonts w:cs="David" w:hint="cs"/>
          <w:sz w:val="24"/>
          <w:szCs w:val="24"/>
          <w:rtl/>
        </w:rPr>
        <w:t>תדווח</w:t>
      </w:r>
      <w:r w:rsidRPr="005831BB">
        <w:rPr>
          <w:rFonts w:cs="David"/>
          <w:sz w:val="24"/>
          <w:szCs w:val="24"/>
        </w:rPr>
        <w:t xml:space="preserve"> </w:t>
      </w:r>
      <w:r w:rsidRPr="005831BB">
        <w:rPr>
          <w:rFonts w:cs="David" w:hint="cs"/>
          <w:sz w:val="24"/>
          <w:szCs w:val="24"/>
          <w:rtl/>
        </w:rPr>
        <w:t>מיידית</w:t>
      </w:r>
      <w:r w:rsidRPr="005831BB">
        <w:rPr>
          <w:rFonts w:cs="David"/>
          <w:sz w:val="24"/>
          <w:szCs w:val="24"/>
        </w:rPr>
        <w:t xml:space="preserve"> </w:t>
      </w:r>
      <w:r w:rsidRPr="005831BB">
        <w:rPr>
          <w:rFonts w:cs="David" w:hint="cs"/>
          <w:sz w:val="24"/>
          <w:szCs w:val="24"/>
          <w:rtl/>
        </w:rPr>
        <w:t>למזמין (ותוודא קבלת הדיווח אצל המזמין)</w:t>
      </w:r>
      <w:r w:rsidRPr="005831BB">
        <w:rPr>
          <w:rFonts w:cs="David"/>
          <w:sz w:val="24"/>
          <w:szCs w:val="24"/>
        </w:rPr>
        <w:t xml:space="preserve"> </w:t>
      </w:r>
      <w:r w:rsidRPr="005831BB">
        <w:rPr>
          <w:rFonts w:cs="David" w:hint="cs"/>
          <w:sz w:val="24"/>
          <w:szCs w:val="24"/>
          <w:rtl/>
        </w:rPr>
        <w:t>על</w:t>
      </w:r>
      <w:r w:rsidRPr="005831BB">
        <w:rPr>
          <w:rFonts w:cs="David"/>
          <w:sz w:val="24"/>
          <w:szCs w:val="24"/>
        </w:rPr>
        <w:t xml:space="preserve"> </w:t>
      </w:r>
      <w:r w:rsidRPr="005831BB">
        <w:rPr>
          <w:rFonts w:cs="David" w:hint="cs"/>
          <w:sz w:val="24"/>
          <w:szCs w:val="24"/>
          <w:rtl/>
        </w:rPr>
        <w:t>כל</w:t>
      </w:r>
      <w:r w:rsidRPr="005831BB">
        <w:rPr>
          <w:rFonts w:cs="David"/>
          <w:sz w:val="24"/>
          <w:szCs w:val="24"/>
        </w:rPr>
        <w:t xml:space="preserve"> </w:t>
      </w:r>
      <w:r w:rsidRPr="005831BB">
        <w:rPr>
          <w:rFonts w:cs="David" w:hint="cs"/>
          <w:sz w:val="24"/>
          <w:szCs w:val="24"/>
          <w:rtl/>
        </w:rPr>
        <w:t>מקרה</w:t>
      </w:r>
      <w:r w:rsidRPr="005831BB">
        <w:rPr>
          <w:rFonts w:cs="David"/>
          <w:sz w:val="24"/>
          <w:szCs w:val="24"/>
        </w:rPr>
        <w:t xml:space="preserve"> </w:t>
      </w:r>
      <w:r w:rsidRPr="005831BB">
        <w:rPr>
          <w:rFonts w:cs="David" w:hint="cs"/>
          <w:sz w:val="24"/>
          <w:szCs w:val="24"/>
          <w:rtl/>
        </w:rPr>
        <w:t>המונע</w:t>
      </w:r>
      <w:r w:rsidRPr="005831BB">
        <w:rPr>
          <w:rFonts w:cs="David"/>
          <w:sz w:val="24"/>
          <w:szCs w:val="24"/>
        </w:rPr>
        <w:t xml:space="preserve"> </w:t>
      </w:r>
      <w:r w:rsidRPr="005831BB">
        <w:rPr>
          <w:rFonts w:cs="David" w:hint="cs"/>
          <w:sz w:val="24"/>
          <w:szCs w:val="24"/>
          <w:rtl/>
        </w:rPr>
        <w:t>ממנה ביצוע</w:t>
      </w:r>
      <w:r w:rsidRPr="005831BB">
        <w:rPr>
          <w:rFonts w:cs="David"/>
          <w:sz w:val="24"/>
          <w:szCs w:val="24"/>
        </w:rPr>
        <w:t xml:space="preserve"> </w:t>
      </w:r>
      <w:r w:rsidRPr="005831BB">
        <w:rPr>
          <w:rFonts w:cs="David" w:hint="cs"/>
          <w:sz w:val="24"/>
          <w:szCs w:val="24"/>
          <w:rtl/>
        </w:rPr>
        <w:t>העבודה</w:t>
      </w:r>
      <w:r w:rsidRPr="005831BB">
        <w:rPr>
          <w:rFonts w:cs="David"/>
          <w:sz w:val="24"/>
          <w:szCs w:val="24"/>
        </w:rPr>
        <w:t xml:space="preserve"> </w:t>
      </w:r>
      <w:r w:rsidRPr="005831BB">
        <w:rPr>
          <w:rFonts w:cs="David" w:hint="cs"/>
          <w:sz w:val="24"/>
          <w:szCs w:val="24"/>
          <w:rtl/>
        </w:rPr>
        <w:t>בטיב</w:t>
      </w:r>
      <w:r w:rsidRPr="005831BB">
        <w:rPr>
          <w:rFonts w:cs="David"/>
          <w:sz w:val="24"/>
          <w:szCs w:val="24"/>
        </w:rPr>
        <w:t xml:space="preserve"> </w:t>
      </w:r>
      <w:r w:rsidRPr="005831BB">
        <w:rPr>
          <w:rFonts w:cs="David" w:hint="cs"/>
          <w:sz w:val="24"/>
          <w:szCs w:val="24"/>
          <w:rtl/>
        </w:rPr>
        <w:t>ובמועד</w:t>
      </w:r>
      <w:r w:rsidR="00F25A51" w:rsidRPr="005831BB">
        <w:rPr>
          <w:rFonts w:cs="David" w:hint="cs"/>
          <w:sz w:val="24"/>
          <w:szCs w:val="24"/>
          <w:rtl/>
        </w:rPr>
        <w:t xml:space="preserve"> הנדרש</w:t>
      </w:r>
      <w:r w:rsidRPr="005831BB">
        <w:rPr>
          <w:rFonts w:cs="David" w:hint="cs"/>
          <w:sz w:val="24"/>
          <w:szCs w:val="24"/>
          <w:rtl/>
        </w:rPr>
        <w:t>. סעיף</w:t>
      </w:r>
      <w:r w:rsidRPr="005831BB">
        <w:rPr>
          <w:rFonts w:cs="David"/>
          <w:sz w:val="24"/>
          <w:szCs w:val="24"/>
        </w:rPr>
        <w:t xml:space="preserve"> </w:t>
      </w:r>
      <w:r w:rsidRPr="005831BB">
        <w:rPr>
          <w:rFonts w:cs="David" w:hint="cs"/>
          <w:sz w:val="24"/>
          <w:szCs w:val="24"/>
          <w:rtl/>
        </w:rPr>
        <w:t>זה</w:t>
      </w:r>
      <w:r w:rsidRPr="005831BB">
        <w:rPr>
          <w:rFonts w:cs="David"/>
          <w:sz w:val="24"/>
          <w:szCs w:val="24"/>
        </w:rPr>
        <w:t xml:space="preserve"> </w:t>
      </w:r>
      <w:r w:rsidRPr="005831BB">
        <w:rPr>
          <w:rFonts w:cs="David" w:hint="cs"/>
          <w:sz w:val="24"/>
          <w:szCs w:val="24"/>
          <w:rtl/>
        </w:rPr>
        <w:t>אינו</w:t>
      </w:r>
      <w:r w:rsidRPr="005831BB">
        <w:rPr>
          <w:rFonts w:cs="David"/>
          <w:sz w:val="24"/>
          <w:szCs w:val="24"/>
        </w:rPr>
        <w:t xml:space="preserve"> </w:t>
      </w:r>
      <w:r w:rsidRPr="005831BB">
        <w:rPr>
          <w:rFonts w:cs="David" w:hint="cs"/>
          <w:sz w:val="24"/>
          <w:szCs w:val="24"/>
          <w:rtl/>
        </w:rPr>
        <w:t>פוטר</w:t>
      </w:r>
      <w:r w:rsidRPr="005831BB">
        <w:rPr>
          <w:rFonts w:cs="David"/>
          <w:sz w:val="24"/>
          <w:szCs w:val="24"/>
        </w:rPr>
        <w:t xml:space="preserve"> </w:t>
      </w:r>
      <w:r w:rsidRPr="005831BB">
        <w:rPr>
          <w:rFonts w:cs="David" w:hint="cs"/>
          <w:sz w:val="24"/>
          <w:szCs w:val="24"/>
          <w:rtl/>
        </w:rPr>
        <w:t>את</w:t>
      </w:r>
      <w:r w:rsidRPr="005831BB">
        <w:rPr>
          <w:rFonts w:cs="David"/>
          <w:sz w:val="24"/>
          <w:szCs w:val="24"/>
        </w:rPr>
        <w:t xml:space="preserve"> </w:t>
      </w:r>
      <w:r w:rsidRPr="005831BB">
        <w:rPr>
          <w:rFonts w:cs="David" w:hint="cs"/>
          <w:sz w:val="24"/>
          <w:szCs w:val="24"/>
          <w:rtl/>
        </w:rPr>
        <w:t>החברה המפעילה מאחריותה והתחייבותה</w:t>
      </w:r>
      <w:r w:rsidRPr="005831BB">
        <w:rPr>
          <w:rFonts w:cs="David"/>
          <w:sz w:val="24"/>
          <w:szCs w:val="24"/>
        </w:rPr>
        <w:t xml:space="preserve"> </w:t>
      </w:r>
      <w:r w:rsidRPr="005831BB">
        <w:rPr>
          <w:rFonts w:cs="David" w:hint="cs"/>
          <w:sz w:val="24"/>
          <w:szCs w:val="24"/>
          <w:rtl/>
        </w:rPr>
        <w:t>לבצע</w:t>
      </w:r>
      <w:r w:rsidRPr="005831BB">
        <w:rPr>
          <w:rFonts w:cs="David"/>
          <w:sz w:val="24"/>
          <w:szCs w:val="24"/>
        </w:rPr>
        <w:t xml:space="preserve"> </w:t>
      </w:r>
      <w:r w:rsidRPr="005831BB">
        <w:rPr>
          <w:rFonts w:cs="David" w:hint="cs"/>
          <w:sz w:val="24"/>
          <w:szCs w:val="24"/>
          <w:rtl/>
        </w:rPr>
        <w:t>את</w:t>
      </w:r>
      <w:r w:rsidRPr="005831BB">
        <w:rPr>
          <w:rFonts w:cs="David"/>
          <w:sz w:val="24"/>
          <w:szCs w:val="24"/>
        </w:rPr>
        <w:t xml:space="preserve"> </w:t>
      </w:r>
      <w:r w:rsidRPr="005831BB">
        <w:rPr>
          <w:rFonts w:cs="David" w:hint="cs"/>
          <w:sz w:val="24"/>
          <w:szCs w:val="24"/>
          <w:rtl/>
        </w:rPr>
        <w:t>העבודה</w:t>
      </w:r>
      <w:r w:rsidRPr="005831BB">
        <w:rPr>
          <w:rFonts w:cs="David"/>
          <w:sz w:val="24"/>
          <w:szCs w:val="24"/>
        </w:rPr>
        <w:t xml:space="preserve"> </w:t>
      </w:r>
      <w:r w:rsidRPr="005831BB">
        <w:rPr>
          <w:rFonts w:cs="David" w:hint="cs"/>
          <w:sz w:val="24"/>
          <w:szCs w:val="24"/>
          <w:rtl/>
        </w:rPr>
        <w:t>כנדרש.</w:t>
      </w:r>
    </w:p>
    <w:p w:rsidR="00FE49F7" w:rsidRDefault="00FE49F7" w:rsidP="00CD2B3B">
      <w:pPr>
        <w:pStyle w:val="ListParagraph"/>
        <w:numPr>
          <w:ilvl w:val="2"/>
          <w:numId w:val="40"/>
        </w:numPr>
        <w:spacing w:line="360" w:lineRule="auto"/>
        <w:ind w:left="1570"/>
        <w:jc w:val="both"/>
        <w:rPr>
          <w:rFonts w:cs="David" w:hint="cs"/>
          <w:b/>
          <w:bCs/>
          <w:sz w:val="24"/>
          <w:szCs w:val="24"/>
        </w:rPr>
      </w:pPr>
      <w:r w:rsidRPr="007C4824">
        <w:rPr>
          <w:rFonts w:cs="David" w:hint="cs"/>
          <w:sz w:val="24"/>
          <w:szCs w:val="24"/>
          <w:rtl/>
        </w:rPr>
        <w:t>אי עמידה בזמנים ובתנאים שהוגדרו לעיל יחייבו בפיצוי מוסכם כאמור בטבלת הפיצויים המוסכמים המופיעה בתנאים המיוחדים לבקשה להצעת מחיר</w:t>
      </w:r>
      <w:r w:rsidR="007C4824" w:rsidRPr="007C4824">
        <w:rPr>
          <w:rFonts w:cs="David" w:hint="cs"/>
          <w:sz w:val="24"/>
          <w:szCs w:val="24"/>
          <w:rtl/>
        </w:rPr>
        <w:t>.</w:t>
      </w:r>
      <w:r w:rsidR="007C4824" w:rsidRPr="00C648C1">
        <w:rPr>
          <w:rFonts w:cs="David"/>
          <w:b/>
          <w:bCs/>
          <w:sz w:val="24"/>
          <w:szCs w:val="24"/>
        </w:rPr>
        <w:t xml:space="preserve"> </w:t>
      </w:r>
    </w:p>
    <w:p w:rsidR="000C613A" w:rsidRDefault="000C613A" w:rsidP="000C613A">
      <w:pPr>
        <w:pStyle w:val="ListParagraph"/>
        <w:spacing w:line="360" w:lineRule="auto"/>
        <w:jc w:val="both"/>
        <w:rPr>
          <w:rFonts w:cs="David" w:hint="cs"/>
          <w:b/>
          <w:bCs/>
          <w:sz w:val="24"/>
          <w:szCs w:val="24"/>
          <w:rtl/>
        </w:rPr>
      </w:pPr>
      <w:ins w:id="7" w:author="ונונו יגאל" w:date="2019-06-20T15:09:00Z">
        <w:r>
          <w:rPr>
            <w:rFonts w:cs="David"/>
            <w:b/>
            <w:bCs/>
            <w:sz w:val="24"/>
            <w:szCs w:val="24"/>
            <w:rtl/>
          </w:rPr>
          <w:br w:type="page"/>
        </w:r>
      </w:ins>
    </w:p>
    <w:p w:rsidR="00FE49F7" w:rsidRPr="00100168" w:rsidRDefault="00FE49F7" w:rsidP="00CD2B3B">
      <w:pPr>
        <w:numPr>
          <w:ilvl w:val="0"/>
          <w:numId w:val="40"/>
        </w:numPr>
        <w:spacing w:line="360" w:lineRule="auto"/>
        <w:jc w:val="both"/>
        <w:rPr>
          <w:rFonts w:ascii="Arial" w:hAnsi="Arial" w:cs="David"/>
          <w:b/>
          <w:bCs/>
          <w:sz w:val="24"/>
          <w:szCs w:val="24"/>
          <w:u w:val="single"/>
        </w:rPr>
      </w:pPr>
      <w:r w:rsidRPr="00100168">
        <w:rPr>
          <w:rFonts w:ascii="Arial" w:hAnsi="Arial" w:cs="David" w:hint="eastAsia"/>
          <w:b/>
          <w:bCs/>
          <w:sz w:val="24"/>
          <w:szCs w:val="24"/>
          <w:u w:val="single"/>
          <w:rtl/>
        </w:rPr>
        <w:t>שירותים</w:t>
      </w:r>
      <w:r w:rsidRPr="00100168">
        <w:rPr>
          <w:rFonts w:ascii="Arial" w:hAnsi="Arial" w:cs="David"/>
          <w:b/>
          <w:bCs/>
          <w:sz w:val="24"/>
          <w:szCs w:val="24"/>
          <w:u w:val="single"/>
          <w:rtl/>
        </w:rPr>
        <w:t xml:space="preserve"> </w:t>
      </w:r>
      <w:r>
        <w:rPr>
          <w:rFonts w:ascii="Arial" w:hAnsi="Arial" w:cs="David" w:hint="cs"/>
          <w:b/>
          <w:bCs/>
          <w:sz w:val="24"/>
          <w:szCs w:val="24"/>
          <w:u w:val="single"/>
          <w:rtl/>
        </w:rPr>
        <w:t xml:space="preserve">נדרשים </w:t>
      </w:r>
      <w:r w:rsidRPr="00100168">
        <w:rPr>
          <w:rFonts w:ascii="Arial" w:hAnsi="Arial" w:cs="David"/>
          <w:b/>
          <w:bCs/>
          <w:sz w:val="24"/>
          <w:szCs w:val="24"/>
          <w:u w:val="single"/>
          <w:rtl/>
        </w:rPr>
        <w:t>בתקופת הה</w:t>
      </w:r>
      <w:r>
        <w:rPr>
          <w:rFonts w:ascii="Arial" w:hAnsi="Arial" w:cs="David" w:hint="cs"/>
          <w:b/>
          <w:bCs/>
          <w:sz w:val="24"/>
          <w:szCs w:val="24"/>
          <w:u w:val="single"/>
          <w:rtl/>
        </w:rPr>
        <w:t>תארגנות</w:t>
      </w:r>
      <w:r w:rsidRPr="00100168">
        <w:rPr>
          <w:rFonts w:ascii="Arial" w:hAnsi="Arial" w:cs="David"/>
          <w:b/>
          <w:bCs/>
          <w:sz w:val="24"/>
          <w:szCs w:val="24"/>
          <w:u w:val="single"/>
          <w:rtl/>
        </w:rPr>
        <w:t xml:space="preserve">: </w:t>
      </w:r>
    </w:p>
    <w:p w:rsidR="00FE49F7" w:rsidRPr="00EE60B4" w:rsidRDefault="00EE60B4" w:rsidP="00CD2B3B">
      <w:pPr>
        <w:pStyle w:val="ListParagraph"/>
        <w:numPr>
          <w:ilvl w:val="1"/>
          <w:numId w:val="41"/>
        </w:numPr>
        <w:tabs>
          <w:tab w:val="left" w:pos="1133"/>
          <w:tab w:val="left" w:pos="1842"/>
        </w:tabs>
        <w:spacing w:line="360" w:lineRule="auto"/>
        <w:ind w:left="1287"/>
        <w:jc w:val="both"/>
        <w:rPr>
          <w:rFonts w:cs="David"/>
          <w:sz w:val="24"/>
          <w:szCs w:val="24"/>
        </w:rPr>
      </w:pPr>
      <w:r>
        <w:rPr>
          <w:rFonts w:ascii="Arial" w:hAnsi="Arial" w:cs="David" w:hint="cs"/>
          <w:szCs w:val="24"/>
          <w:rtl/>
        </w:rPr>
        <w:t xml:space="preserve">   </w:t>
      </w:r>
      <w:r w:rsidR="00FE49F7" w:rsidRPr="00EE60B4">
        <w:rPr>
          <w:rFonts w:cs="David" w:hint="cs"/>
          <w:sz w:val="24"/>
          <w:szCs w:val="24"/>
          <w:rtl/>
        </w:rPr>
        <w:t>החברה המפעילה ת</w:t>
      </w:r>
      <w:r w:rsidR="00FE49F7" w:rsidRPr="00EE60B4">
        <w:rPr>
          <w:rFonts w:cs="David" w:hint="eastAsia"/>
          <w:sz w:val="24"/>
          <w:szCs w:val="24"/>
          <w:rtl/>
        </w:rPr>
        <w:t>קים</w:t>
      </w:r>
      <w:r w:rsidR="00FE49F7" w:rsidRPr="00EE60B4">
        <w:rPr>
          <w:rFonts w:cs="David"/>
          <w:sz w:val="24"/>
          <w:szCs w:val="24"/>
          <w:rtl/>
        </w:rPr>
        <w:t xml:space="preserve"> </w:t>
      </w:r>
      <w:r w:rsidR="00FE49F7" w:rsidRPr="00EE60B4">
        <w:rPr>
          <w:rFonts w:cs="David" w:hint="eastAsia"/>
          <w:sz w:val="24"/>
          <w:szCs w:val="24"/>
          <w:rtl/>
        </w:rPr>
        <w:t>בפוע</w:t>
      </w:r>
      <w:r w:rsidR="00FE49F7" w:rsidRPr="00EE60B4">
        <w:rPr>
          <w:rFonts w:cs="David" w:hint="cs"/>
          <w:sz w:val="24"/>
          <w:szCs w:val="24"/>
          <w:rtl/>
        </w:rPr>
        <w:t>ל</w:t>
      </w:r>
      <w:r w:rsidR="00FE49F7" w:rsidRPr="00EE60B4">
        <w:rPr>
          <w:rFonts w:cs="David"/>
          <w:sz w:val="24"/>
          <w:szCs w:val="24"/>
          <w:rtl/>
        </w:rPr>
        <w:t xml:space="preserve"> את המערך הטכנולוגי הנדרש</w:t>
      </w:r>
      <w:r w:rsidR="00FE49F7" w:rsidRPr="00EE60B4">
        <w:rPr>
          <w:rFonts w:cs="David" w:hint="cs"/>
          <w:sz w:val="24"/>
          <w:szCs w:val="24"/>
          <w:rtl/>
        </w:rPr>
        <w:t xml:space="preserve"> </w:t>
      </w:r>
      <w:r w:rsidR="00DC73AB">
        <w:rPr>
          <w:rFonts w:cs="David"/>
          <w:sz w:val="24"/>
          <w:szCs w:val="24"/>
          <w:rtl/>
        </w:rPr>
        <w:t>ל</w:t>
      </w:r>
      <w:r w:rsidR="00FE49F7" w:rsidRPr="00EE60B4">
        <w:rPr>
          <w:rFonts w:cs="David"/>
          <w:sz w:val="24"/>
          <w:szCs w:val="24"/>
          <w:rtl/>
        </w:rPr>
        <w:t>תפעול מערכת העברת הנתונים והסליקה</w:t>
      </w:r>
      <w:r w:rsidR="00FE49F7" w:rsidRPr="00EE60B4">
        <w:rPr>
          <w:rFonts w:cs="David" w:hint="cs"/>
          <w:sz w:val="24"/>
          <w:szCs w:val="24"/>
          <w:rtl/>
        </w:rPr>
        <w:t xml:space="preserve"> בין הרשת הצבאית </w:t>
      </w:r>
      <w:r w:rsidR="00FE49F7" w:rsidRPr="00D41F06">
        <w:rPr>
          <w:rFonts w:cs="David" w:hint="cs"/>
          <w:sz w:val="24"/>
          <w:szCs w:val="24"/>
          <w:rtl/>
        </w:rPr>
        <w:t>לבין רש</w:t>
      </w:r>
      <w:r w:rsidR="00DC73AB">
        <w:rPr>
          <w:rFonts w:cs="David" w:hint="cs"/>
          <w:sz w:val="24"/>
          <w:szCs w:val="24"/>
          <w:rtl/>
        </w:rPr>
        <w:t>ת האינטרנט האזרחית הבלתי מסווגת</w:t>
      </w:r>
      <w:r w:rsidR="00DC73AB" w:rsidRPr="00DC73AB">
        <w:rPr>
          <w:rFonts w:cs="David" w:hint="cs"/>
          <w:sz w:val="24"/>
          <w:szCs w:val="24"/>
          <w:rtl/>
        </w:rPr>
        <w:t xml:space="preserve"> </w:t>
      </w:r>
      <w:r w:rsidR="00DC73AB" w:rsidRPr="00EE60B4">
        <w:rPr>
          <w:rFonts w:cs="David" w:hint="cs"/>
          <w:sz w:val="24"/>
          <w:szCs w:val="24"/>
          <w:rtl/>
        </w:rPr>
        <w:t xml:space="preserve">(קרי </w:t>
      </w:r>
      <w:r w:rsidR="00DC73AB" w:rsidRPr="00EE60B4">
        <w:rPr>
          <w:rFonts w:cs="David"/>
          <w:sz w:val="24"/>
          <w:szCs w:val="24"/>
          <w:rtl/>
        </w:rPr>
        <w:t>–</w:t>
      </w:r>
      <w:r w:rsidR="00DC73AB" w:rsidRPr="00EE60B4">
        <w:rPr>
          <w:rFonts w:cs="David" w:hint="cs"/>
          <w:sz w:val="24"/>
          <w:szCs w:val="24"/>
          <w:rtl/>
        </w:rPr>
        <w:t xml:space="preserve"> "ממשק כספת")</w:t>
      </w:r>
      <w:r w:rsidR="00853317">
        <w:rPr>
          <w:rFonts w:cs="David" w:hint="cs"/>
          <w:sz w:val="24"/>
          <w:szCs w:val="24"/>
          <w:rtl/>
        </w:rPr>
        <w:t>.</w:t>
      </w:r>
    </w:p>
    <w:p w:rsidR="00FE49F7" w:rsidRDefault="00EE60B4" w:rsidP="00CD2B3B">
      <w:pPr>
        <w:pStyle w:val="ListParagraph"/>
        <w:numPr>
          <w:ilvl w:val="1"/>
          <w:numId w:val="41"/>
        </w:numPr>
        <w:tabs>
          <w:tab w:val="left" w:pos="1133"/>
          <w:tab w:val="left" w:pos="1842"/>
        </w:tabs>
        <w:spacing w:line="360" w:lineRule="auto"/>
        <w:ind w:left="1287"/>
        <w:jc w:val="both"/>
        <w:rPr>
          <w:rFonts w:ascii="Arial" w:hAnsi="Arial" w:cs="David"/>
          <w:b/>
          <w:bCs/>
          <w:sz w:val="24"/>
          <w:szCs w:val="24"/>
        </w:rPr>
      </w:pPr>
      <w:r>
        <w:rPr>
          <w:rFonts w:cs="David" w:hint="cs"/>
          <w:sz w:val="24"/>
          <w:szCs w:val="24"/>
          <w:rtl/>
        </w:rPr>
        <w:t xml:space="preserve">  </w:t>
      </w:r>
      <w:r w:rsidR="00FE49F7" w:rsidRPr="00EE60B4">
        <w:rPr>
          <w:rFonts w:cs="David" w:hint="cs"/>
          <w:sz w:val="24"/>
          <w:szCs w:val="24"/>
          <w:rtl/>
        </w:rPr>
        <w:t xml:space="preserve">החברה המפעילה </w:t>
      </w:r>
      <w:r w:rsidR="005836F2" w:rsidRPr="00EE60B4">
        <w:rPr>
          <w:rFonts w:cs="David" w:hint="cs"/>
          <w:sz w:val="24"/>
          <w:szCs w:val="24"/>
          <w:rtl/>
        </w:rPr>
        <w:t>תמנה</w:t>
      </w:r>
      <w:r w:rsidR="005836F2" w:rsidRPr="00EE60B4">
        <w:rPr>
          <w:rFonts w:cs="David"/>
          <w:sz w:val="24"/>
          <w:szCs w:val="24"/>
          <w:rtl/>
        </w:rPr>
        <w:t xml:space="preserve"> </w:t>
      </w:r>
      <w:r w:rsidR="00FE49F7" w:rsidRPr="00EE60B4">
        <w:rPr>
          <w:rFonts w:cs="David" w:hint="cs"/>
          <w:sz w:val="24"/>
          <w:szCs w:val="24"/>
          <w:rtl/>
        </w:rPr>
        <w:t xml:space="preserve">נציג </w:t>
      </w:r>
      <w:r w:rsidR="005836F2" w:rsidRPr="00EE60B4">
        <w:rPr>
          <w:rFonts w:cs="David"/>
          <w:sz w:val="24"/>
          <w:szCs w:val="24"/>
          <w:rtl/>
        </w:rPr>
        <w:t>טכני</w:t>
      </w:r>
      <w:r w:rsidR="005836F2" w:rsidRPr="00EE60B4">
        <w:rPr>
          <w:rFonts w:cs="David" w:hint="cs"/>
          <w:sz w:val="24"/>
          <w:szCs w:val="24"/>
          <w:rtl/>
        </w:rPr>
        <w:t xml:space="preserve"> מטעמה</w:t>
      </w:r>
      <w:r w:rsidR="005836F2" w:rsidRPr="00EE60B4">
        <w:rPr>
          <w:rFonts w:ascii="Arial" w:hAnsi="Arial" w:cs="David" w:hint="cs"/>
          <w:szCs w:val="24"/>
          <w:rtl/>
        </w:rPr>
        <w:t xml:space="preserve"> (</w:t>
      </w:r>
      <w:r w:rsidR="005836F2" w:rsidRPr="00EE60B4">
        <w:rPr>
          <w:rFonts w:ascii="Arial" w:hAnsi="Arial" w:cs="David"/>
          <w:szCs w:val="24"/>
        </w:rPr>
        <w:t>POC</w:t>
      </w:r>
      <w:r w:rsidR="005836F2" w:rsidRPr="00EE60B4">
        <w:rPr>
          <w:rFonts w:ascii="Arial" w:hAnsi="Arial" w:cs="David" w:hint="cs"/>
          <w:szCs w:val="24"/>
          <w:rtl/>
        </w:rPr>
        <w:t xml:space="preserve">) שירכז וינהל </w:t>
      </w:r>
      <w:r w:rsidR="00FE49F7" w:rsidRPr="00EE60B4">
        <w:rPr>
          <w:rFonts w:ascii="Arial" w:hAnsi="Arial" w:cs="David"/>
          <w:szCs w:val="24"/>
          <w:rtl/>
        </w:rPr>
        <w:t>את כלל הגורמים הטכניים</w:t>
      </w:r>
      <w:r w:rsidR="00FE49F7" w:rsidRPr="00EE60B4">
        <w:rPr>
          <w:rFonts w:ascii="Arial" w:hAnsi="Arial" w:cs="David" w:hint="cs"/>
          <w:szCs w:val="24"/>
          <w:rtl/>
        </w:rPr>
        <w:t>, לרבות</w:t>
      </w:r>
      <w:r w:rsidR="00FE49F7" w:rsidRPr="00EE60B4">
        <w:rPr>
          <w:rFonts w:ascii="Arial" w:hAnsi="Arial" w:cs="David"/>
          <w:szCs w:val="24"/>
          <w:rtl/>
        </w:rPr>
        <w:t xml:space="preserve"> ספקי משנה שעובדים עבור </w:t>
      </w:r>
      <w:r w:rsidR="00FE49F7" w:rsidRPr="00EE60B4">
        <w:rPr>
          <w:rFonts w:ascii="Arial" w:hAnsi="Arial" w:cs="David" w:hint="cs"/>
          <w:szCs w:val="24"/>
          <w:rtl/>
        </w:rPr>
        <w:t xml:space="preserve">החברה המפעילה, חברות הדלק, החברה המפעילה את מערכת פטרו"ל וחברת התקני התדלוק למשך תקופת </w:t>
      </w:r>
      <w:r w:rsidR="005836F2" w:rsidRPr="00EE60B4">
        <w:rPr>
          <w:rFonts w:ascii="Arial" w:hAnsi="Arial" w:cs="David" w:hint="cs"/>
          <w:szCs w:val="24"/>
          <w:rtl/>
        </w:rPr>
        <w:t>ההתארגנות</w:t>
      </w:r>
      <w:r w:rsidR="00FE49F7" w:rsidRPr="00EE60B4">
        <w:rPr>
          <w:rFonts w:ascii="Arial" w:hAnsi="Arial" w:cs="David"/>
          <w:szCs w:val="24"/>
          <w:rtl/>
        </w:rPr>
        <w:t>.</w:t>
      </w:r>
      <w:r w:rsidR="00FE49F7" w:rsidRPr="00EE60B4">
        <w:rPr>
          <w:rFonts w:ascii="Arial" w:hAnsi="Arial" w:cs="David" w:hint="cs"/>
          <w:szCs w:val="24"/>
          <w:rtl/>
        </w:rPr>
        <w:t xml:space="preserve"> כמו כן</w:t>
      </w:r>
      <w:r w:rsidR="00FE49F7" w:rsidRPr="00EE60B4">
        <w:rPr>
          <w:rFonts w:ascii="Arial" w:hAnsi="Arial" w:cs="David"/>
          <w:szCs w:val="24"/>
          <w:rtl/>
        </w:rPr>
        <w:t xml:space="preserve"> ה</w:t>
      </w:r>
      <w:r w:rsidR="00FE49F7" w:rsidRPr="00EE60B4">
        <w:rPr>
          <w:rFonts w:ascii="Arial" w:hAnsi="Arial" w:cs="David" w:hint="cs"/>
          <w:szCs w:val="24"/>
          <w:rtl/>
        </w:rPr>
        <w:t>נציג הטכני</w:t>
      </w:r>
      <w:r w:rsidR="00FE49F7" w:rsidRPr="00EE60B4">
        <w:rPr>
          <w:rFonts w:ascii="Arial" w:hAnsi="Arial" w:cs="David"/>
          <w:szCs w:val="24"/>
          <w:rtl/>
        </w:rPr>
        <w:t xml:space="preserve"> יעבוד</w:t>
      </w:r>
      <w:r w:rsidR="00FE49F7" w:rsidRPr="00EE60B4">
        <w:rPr>
          <w:rFonts w:ascii="Arial" w:hAnsi="Arial" w:cs="David" w:hint="cs"/>
          <w:szCs w:val="24"/>
          <w:rtl/>
        </w:rPr>
        <w:t xml:space="preserve"> מול </w:t>
      </w:r>
      <w:r w:rsidR="005836F2" w:rsidRPr="00EE60B4">
        <w:rPr>
          <w:rFonts w:ascii="Arial" w:hAnsi="Arial" w:cs="David" w:hint="cs"/>
          <w:szCs w:val="24"/>
          <w:rtl/>
        </w:rPr>
        <w:t>גורמים</w:t>
      </w:r>
      <w:r w:rsidR="00FE49F7" w:rsidRPr="00EE60B4">
        <w:rPr>
          <w:rFonts w:ascii="Arial" w:hAnsi="Arial" w:cs="David" w:hint="cs"/>
          <w:szCs w:val="24"/>
          <w:rtl/>
        </w:rPr>
        <w:t xml:space="preserve"> </w:t>
      </w:r>
      <w:r w:rsidR="00596D85" w:rsidRPr="00EE60B4">
        <w:rPr>
          <w:rFonts w:ascii="Arial" w:hAnsi="Arial" w:cs="David" w:hint="cs"/>
          <w:szCs w:val="24"/>
          <w:rtl/>
        </w:rPr>
        <w:t>נוספים, בהתאם להנחיות</w:t>
      </w:r>
      <w:r w:rsidR="00FE49F7" w:rsidRPr="00EE60B4">
        <w:rPr>
          <w:rFonts w:ascii="Arial" w:hAnsi="Arial" w:cs="David" w:hint="cs"/>
          <w:szCs w:val="24"/>
          <w:rtl/>
        </w:rPr>
        <w:t xml:space="preserve"> המזמין. </w:t>
      </w:r>
    </w:p>
    <w:p w:rsidR="00EE60B4" w:rsidRPr="00EE60B4" w:rsidRDefault="00EE60B4" w:rsidP="00CD2B3B">
      <w:pPr>
        <w:pStyle w:val="ListParagraph"/>
        <w:numPr>
          <w:ilvl w:val="1"/>
          <w:numId w:val="41"/>
        </w:numPr>
        <w:tabs>
          <w:tab w:val="left" w:pos="1133"/>
          <w:tab w:val="left" w:pos="1842"/>
        </w:tabs>
        <w:spacing w:line="360" w:lineRule="auto"/>
        <w:ind w:left="1287"/>
        <w:jc w:val="both"/>
        <w:rPr>
          <w:rFonts w:ascii="Arial" w:hAnsi="Arial" w:cs="David"/>
          <w:b/>
          <w:bCs/>
          <w:sz w:val="24"/>
          <w:szCs w:val="24"/>
        </w:rPr>
      </w:pPr>
      <w:r>
        <w:rPr>
          <w:rFonts w:ascii="Arial" w:hAnsi="Arial" w:cs="David" w:hint="cs"/>
          <w:szCs w:val="24"/>
          <w:rtl/>
        </w:rPr>
        <w:t xml:space="preserve">  </w:t>
      </w:r>
      <w:r w:rsidR="00FE49F7" w:rsidRPr="00EE60B4">
        <w:rPr>
          <w:rFonts w:ascii="Arial" w:hAnsi="Arial" w:cs="David" w:hint="cs"/>
          <w:szCs w:val="24"/>
          <w:rtl/>
        </w:rPr>
        <w:t xml:space="preserve">בתקופת </w:t>
      </w:r>
      <w:r w:rsidR="005836F2" w:rsidRPr="00EE60B4">
        <w:rPr>
          <w:rFonts w:ascii="Arial" w:hAnsi="Arial" w:cs="David" w:hint="cs"/>
          <w:szCs w:val="24"/>
          <w:rtl/>
        </w:rPr>
        <w:t>ההתארגנות</w:t>
      </w:r>
      <w:r w:rsidR="00FE49F7" w:rsidRPr="00EE60B4">
        <w:rPr>
          <w:rFonts w:ascii="Arial" w:hAnsi="Arial" w:cs="David" w:hint="cs"/>
          <w:szCs w:val="24"/>
          <w:rtl/>
        </w:rPr>
        <w:t>, הנציג הטכני יהיה</w:t>
      </w:r>
      <w:r w:rsidR="00FE49F7" w:rsidRPr="00EE60B4">
        <w:rPr>
          <w:rFonts w:ascii="Arial" w:hAnsi="Arial" w:cs="David"/>
          <w:szCs w:val="24"/>
        </w:rPr>
        <w:t xml:space="preserve"> </w:t>
      </w:r>
      <w:r w:rsidR="00FE49F7" w:rsidRPr="00EE60B4">
        <w:rPr>
          <w:rFonts w:ascii="Arial" w:hAnsi="Arial" w:cs="David" w:hint="cs"/>
          <w:szCs w:val="24"/>
          <w:rtl/>
        </w:rPr>
        <w:t>זמין טלפונית</w:t>
      </w:r>
      <w:r w:rsidR="00FE49F7" w:rsidRPr="00EE60B4">
        <w:rPr>
          <w:rFonts w:ascii="Arial" w:hAnsi="Arial" w:cs="David"/>
          <w:szCs w:val="24"/>
        </w:rPr>
        <w:t xml:space="preserve"> </w:t>
      </w:r>
      <w:r w:rsidR="00FE49F7" w:rsidRPr="00EE60B4">
        <w:rPr>
          <w:rFonts w:ascii="Arial" w:hAnsi="Arial" w:cs="David" w:hint="cs"/>
          <w:szCs w:val="24"/>
          <w:rtl/>
        </w:rPr>
        <w:t>בהתאם לשעות פעילות החברה ולכל הפחות בימים א'-ה' בין השעות 8:00-16:00. בימי ו' בין השעות 8:00-13:00.  כדי לתת</w:t>
      </w:r>
      <w:r w:rsidR="00FE49F7" w:rsidRPr="00EE60B4">
        <w:rPr>
          <w:rFonts w:ascii="Arial" w:hAnsi="Arial" w:cs="David"/>
          <w:szCs w:val="24"/>
        </w:rPr>
        <w:t xml:space="preserve"> </w:t>
      </w:r>
      <w:r w:rsidR="00FE49F7" w:rsidRPr="00EE60B4">
        <w:rPr>
          <w:rFonts w:ascii="Arial" w:hAnsi="Arial" w:cs="David" w:hint="cs"/>
          <w:szCs w:val="24"/>
          <w:rtl/>
        </w:rPr>
        <w:t>מענה</w:t>
      </w:r>
      <w:r w:rsidR="00FE49F7" w:rsidRPr="00EE60B4">
        <w:rPr>
          <w:rFonts w:ascii="Arial" w:hAnsi="Arial" w:cs="David"/>
          <w:szCs w:val="24"/>
        </w:rPr>
        <w:t xml:space="preserve"> </w:t>
      </w:r>
      <w:r w:rsidR="00FE49F7" w:rsidRPr="00EE60B4">
        <w:rPr>
          <w:rFonts w:ascii="Arial" w:hAnsi="Arial" w:cs="David" w:hint="cs"/>
          <w:szCs w:val="24"/>
          <w:rtl/>
        </w:rPr>
        <w:t>לנציג</w:t>
      </w:r>
      <w:r w:rsidR="00FE49F7" w:rsidRPr="00EE60B4">
        <w:rPr>
          <w:rFonts w:ascii="Arial" w:hAnsi="Arial" w:cs="David"/>
          <w:szCs w:val="24"/>
        </w:rPr>
        <w:t xml:space="preserve"> </w:t>
      </w:r>
      <w:r w:rsidR="00FE49F7" w:rsidRPr="00EE60B4">
        <w:rPr>
          <w:rFonts w:ascii="Arial" w:hAnsi="Arial" w:cs="David" w:hint="cs"/>
          <w:szCs w:val="24"/>
          <w:rtl/>
        </w:rPr>
        <w:t>המזמין</w:t>
      </w:r>
      <w:r w:rsidR="00FE49F7" w:rsidRPr="00EE60B4">
        <w:rPr>
          <w:rFonts w:ascii="Arial" w:hAnsi="Arial" w:cs="David"/>
          <w:szCs w:val="24"/>
        </w:rPr>
        <w:t xml:space="preserve"> </w:t>
      </w:r>
      <w:r w:rsidR="00FE49F7" w:rsidRPr="00EE60B4">
        <w:rPr>
          <w:rFonts w:ascii="Arial" w:hAnsi="Arial" w:cs="David" w:hint="cs"/>
          <w:szCs w:val="24"/>
          <w:rtl/>
        </w:rPr>
        <w:t>ע</w:t>
      </w:r>
      <w:r w:rsidR="00FE49F7" w:rsidRPr="00EE60B4">
        <w:rPr>
          <w:rFonts w:ascii="Arial" w:hAnsi="Arial" w:cs="David"/>
          <w:szCs w:val="24"/>
        </w:rPr>
        <w:t>"</w:t>
      </w:r>
      <w:r w:rsidR="00FE49F7" w:rsidRPr="00EE60B4">
        <w:rPr>
          <w:rFonts w:ascii="Arial" w:hAnsi="Arial" w:cs="David" w:hint="cs"/>
          <w:szCs w:val="24"/>
          <w:rtl/>
        </w:rPr>
        <w:t>פ הצורך.</w:t>
      </w:r>
    </w:p>
    <w:p w:rsidR="00EE60B4" w:rsidRPr="00EE60B4" w:rsidRDefault="00FE49F7" w:rsidP="00CD2B3B">
      <w:pPr>
        <w:pStyle w:val="ListParagraph"/>
        <w:numPr>
          <w:ilvl w:val="1"/>
          <w:numId w:val="41"/>
        </w:numPr>
        <w:tabs>
          <w:tab w:val="left" w:pos="1133"/>
          <w:tab w:val="left" w:pos="1842"/>
        </w:tabs>
        <w:spacing w:line="360" w:lineRule="auto"/>
        <w:ind w:left="1287"/>
        <w:jc w:val="both"/>
        <w:rPr>
          <w:rFonts w:ascii="Arial" w:hAnsi="Arial" w:cs="David"/>
          <w:b/>
          <w:bCs/>
          <w:sz w:val="24"/>
          <w:szCs w:val="24"/>
        </w:rPr>
      </w:pPr>
      <w:r w:rsidRPr="00EE60B4">
        <w:rPr>
          <w:rFonts w:ascii="Arial" w:hAnsi="Arial" w:cs="David" w:hint="cs"/>
          <w:szCs w:val="24"/>
          <w:rtl/>
        </w:rPr>
        <w:t>החברה המפעילה תבצע את כלל הבדיקות במערכותיה בשיתוף פעולה עם המזמין.</w:t>
      </w:r>
    </w:p>
    <w:p w:rsidR="00EE60B4" w:rsidRPr="00EE60B4" w:rsidRDefault="00FE49F7" w:rsidP="00CD2B3B">
      <w:pPr>
        <w:pStyle w:val="ListParagraph"/>
        <w:numPr>
          <w:ilvl w:val="1"/>
          <w:numId w:val="41"/>
        </w:numPr>
        <w:tabs>
          <w:tab w:val="left" w:pos="1133"/>
          <w:tab w:val="left" w:pos="1842"/>
        </w:tabs>
        <w:spacing w:line="360" w:lineRule="auto"/>
        <w:ind w:left="1287"/>
        <w:jc w:val="both"/>
        <w:rPr>
          <w:rFonts w:ascii="Arial" w:hAnsi="Arial" w:cs="David"/>
          <w:b/>
          <w:bCs/>
          <w:sz w:val="24"/>
          <w:szCs w:val="24"/>
        </w:rPr>
      </w:pPr>
      <w:r w:rsidRPr="00EE60B4">
        <w:rPr>
          <w:rFonts w:ascii="Arial" w:hAnsi="Arial" w:cs="David" w:hint="cs"/>
          <w:szCs w:val="24"/>
          <w:rtl/>
        </w:rPr>
        <w:t>החברה המפעילה תשתתף בדיוני בקרה עיתיים על-פי צרכי המזמין</w:t>
      </w:r>
      <w:r w:rsidR="00EE60B4">
        <w:rPr>
          <w:rFonts w:ascii="Arial" w:hAnsi="Arial" w:cs="David" w:hint="cs"/>
          <w:b/>
          <w:bCs/>
          <w:sz w:val="24"/>
          <w:szCs w:val="24"/>
          <w:rtl/>
        </w:rPr>
        <w:t xml:space="preserve">. </w:t>
      </w:r>
    </w:p>
    <w:p w:rsidR="00FE49F7" w:rsidRPr="00EE60B4" w:rsidRDefault="00EE60B4" w:rsidP="00CD2B3B">
      <w:pPr>
        <w:pStyle w:val="ListParagraph"/>
        <w:numPr>
          <w:ilvl w:val="1"/>
          <w:numId w:val="41"/>
        </w:numPr>
        <w:tabs>
          <w:tab w:val="left" w:pos="1133"/>
          <w:tab w:val="left" w:pos="1842"/>
        </w:tabs>
        <w:spacing w:line="360" w:lineRule="auto"/>
        <w:ind w:left="1287"/>
        <w:jc w:val="both"/>
        <w:rPr>
          <w:rFonts w:ascii="Arial" w:hAnsi="Arial" w:cs="David"/>
          <w:b/>
          <w:bCs/>
          <w:sz w:val="24"/>
          <w:szCs w:val="24"/>
        </w:rPr>
      </w:pPr>
      <w:r>
        <w:rPr>
          <w:rFonts w:ascii="Arial" w:hAnsi="Arial" w:cs="David" w:hint="cs"/>
          <w:sz w:val="24"/>
          <w:szCs w:val="24"/>
          <w:rtl/>
        </w:rPr>
        <w:t xml:space="preserve"> </w:t>
      </w:r>
      <w:r w:rsidR="00FE49F7" w:rsidRPr="00EE60B4">
        <w:rPr>
          <w:rFonts w:ascii="Arial" w:hAnsi="Arial" w:cs="David" w:hint="cs"/>
          <w:sz w:val="24"/>
          <w:szCs w:val="24"/>
          <w:rtl/>
        </w:rPr>
        <w:t>החברה המפעילה תבצע את כל השלבים המפורטים בטבלאות</w:t>
      </w:r>
      <w:r w:rsidR="00480660">
        <w:rPr>
          <w:rFonts w:ascii="Arial" w:hAnsi="Arial" w:cs="David" w:hint="cs"/>
          <w:sz w:val="24"/>
          <w:szCs w:val="24"/>
          <w:rtl/>
        </w:rPr>
        <w:t xml:space="preserve"> מטה, בשיתוף פעולה עם נציגי </w:t>
      </w:r>
      <w:r w:rsidR="00FE49F7" w:rsidRPr="00EE60B4">
        <w:rPr>
          <w:rFonts w:ascii="Arial" w:hAnsi="Arial" w:cs="David" w:hint="cs"/>
          <w:sz w:val="24"/>
          <w:szCs w:val="24"/>
          <w:rtl/>
        </w:rPr>
        <w:t>המזמין</w:t>
      </w:r>
      <w:r w:rsidR="00480660">
        <w:rPr>
          <w:rFonts w:ascii="Arial" w:hAnsi="Arial" w:cs="David" w:hint="cs"/>
          <w:sz w:val="24"/>
          <w:szCs w:val="24"/>
          <w:rtl/>
        </w:rPr>
        <w:t>,</w:t>
      </w:r>
      <w:r w:rsidR="002F516A">
        <w:rPr>
          <w:rFonts w:ascii="Arial" w:hAnsi="Arial" w:cs="David" w:hint="cs"/>
          <w:sz w:val="24"/>
          <w:szCs w:val="24"/>
          <w:rtl/>
        </w:rPr>
        <w:t xml:space="preserve"> </w:t>
      </w:r>
      <w:r w:rsidR="00480660">
        <w:rPr>
          <w:rFonts w:cs="David" w:hint="cs"/>
          <w:sz w:val="24"/>
          <w:szCs w:val="24"/>
          <w:rtl/>
        </w:rPr>
        <w:t>חברות דלק, החברה המתפעלת את מערכת פטרו"ל וחברת התקני התדלוק</w:t>
      </w:r>
      <w:r w:rsidR="00FE49F7" w:rsidRPr="00EE60B4">
        <w:rPr>
          <w:rFonts w:ascii="Arial" w:hAnsi="Arial" w:cs="David" w:hint="cs"/>
          <w:sz w:val="24"/>
          <w:szCs w:val="24"/>
          <w:rtl/>
        </w:rPr>
        <w:t xml:space="preserve">. </w:t>
      </w:r>
      <w:r w:rsidR="00480660">
        <w:rPr>
          <w:rFonts w:ascii="Arial" w:hAnsi="Arial" w:cs="David"/>
          <w:sz w:val="24"/>
          <w:szCs w:val="24"/>
          <w:rtl/>
        </w:rPr>
        <w:br/>
      </w:r>
      <w:r w:rsidR="00FE49F7" w:rsidRPr="00EE60B4">
        <w:rPr>
          <w:rFonts w:ascii="Arial" w:hAnsi="Arial" w:cs="David" w:hint="cs"/>
          <w:sz w:val="24"/>
          <w:szCs w:val="24"/>
          <w:rtl/>
        </w:rPr>
        <w:t>מעבר בין השלבים יבוצע באישור המזמין</w:t>
      </w:r>
      <w:r w:rsidR="00D8472F" w:rsidRPr="00EE60B4">
        <w:rPr>
          <w:rFonts w:ascii="Arial" w:hAnsi="Arial" w:cs="David" w:hint="cs"/>
          <w:sz w:val="24"/>
          <w:szCs w:val="24"/>
          <w:rtl/>
        </w:rPr>
        <w:t xml:space="preserve"> בלבד</w:t>
      </w:r>
      <w:r w:rsidR="00FE49F7" w:rsidRPr="00EE60B4">
        <w:rPr>
          <w:rFonts w:ascii="Arial" w:hAnsi="Arial" w:cs="David" w:hint="cs"/>
          <w:sz w:val="24"/>
          <w:szCs w:val="24"/>
          <w:rtl/>
        </w:rPr>
        <w:t xml:space="preserve">. </w:t>
      </w:r>
    </w:p>
    <w:p w:rsidR="00FE49F7" w:rsidRDefault="00FE49F7" w:rsidP="00CD2B3B">
      <w:pPr>
        <w:bidi w:val="0"/>
        <w:jc w:val="both"/>
        <w:rPr>
          <w:rFonts w:ascii="Arial" w:hAnsi="Arial" w:cs="David"/>
          <w:sz w:val="24"/>
          <w:szCs w:val="24"/>
        </w:rPr>
      </w:pPr>
      <w:r>
        <w:rPr>
          <w:rFonts w:ascii="Arial" w:hAnsi="Arial" w:cs="David"/>
          <w:sz w:val="24"/>
          <w:szCs w:val="24"/>
        </w:rPr>
        <w:br w:type="page"/>
      </w:r>
    </w:p>
    <w:p w:rsidR="00FE49F7" w:rsidRPr="00BA5B45" w:rsidRDefault="00FE49F7" w:rsidP="00953789">
      <w:pPr>
        <w:numPr>
          <w:ilvl w:val="1"/>
          <w:numId w:val="41"/>
        </w:numPr>
        <w:tabs>
          <w:tab w:val="num" w:pos="1403"/>
          <w:tab w:val="left" w:pos="1842"/>
          <w:tab w:val="num" w:pos="2340"/>
        </w:tabs>
        <w:spacing w:line="360" w:lineRule="auto"/>
        <w:rPr>
          <w:rFonts w:ascii="Arial" w:hAnsi="Arial" w:cs="David"/>
          <w:b/>
          <w:bCs/>
          <w:sz w:val="24"/>
          <w:szCs w:val="24"/>
        </w:rPr>
      </w:pPr>
      <w:r w:rsidRPr="00A40E49">
        <w:rPr>
          <w:rFonts w:ascii="Arial" w:hAnsi="Arial" w:cs="David" w:hint="eastAsia"/>
          <w:b/>
          <w:bCs/>
          <w:sz w:val="24"/>
          <w:szCs w:val="24"/>
          <w:rtl/>
        </w:rPr>
        <w:t>להלן</w:t>
      </w:r>
      <w:r w:rsidRPr="00A40E49">
        <w:rPr>
          <w:rFonts w:ascii="Arial" w:hAnsi="Arial" w:cs="David"/>
          <w:b/>
          <w:bCs/>
          <w:sz w:val="24"/>
          <w:szCs w:val="24"/>
          <w:rtl/>
        </w:rPr>
        <w:t xml:space="preserve"> </w:t>
      </w:r>
      <w:r w:rsidRPr="00BA5B45">
        <w:rPr>
          <w:rFonts w:ascii="Arial" w:hAnsi="Arial" w:cs="David" w:hint="eastAsia"/>
          <w:b/>
          <w:bCs/>
          <w:szCs w:val="24"/>
          <w:rtl/>
        </w:rPr>
        <w:t>פירוט</w:t>
      </w:r>
      <w:r w:rsidRPr="00BA5B45">
        <w:rPr>
          <w:rFonts w:ascii="Arial" w:hAnsi="Arial" w:cs="David"/>
          <w:b/>
          <w:bCs/>
          <w:szCs w:val="24"/>
          <w:rtl/>
        </w:rPr>
        <w:t xml:space="preserve"> שלבי הקמת ממשק </w:t>
      </w:r>
      <w:r w:rsidRPr="00BA5B45">
        <w:rPr>
          <w:rFonts w:ascii="Arial" w:hAnsi="Arial" w:cs="David" w:hint="eastAsia"/>
          <w:b/>
          <w:bCs/>
          <w:szCs w:val="24"/>
          <w:rtl/>
        </w:rPr>
        <w:t>כספת</w:t>
      </w:r>
      <w:r w:rsidRPr="00BA5B45">
        <w:rPr>
          <w:rFonts w:ascii="Arial" w:hAnsi="Arial" w:cs="David"/>
          <w:b/>
          <w:bCs/>
          <w:szCs w:val="24"/>
          <w:rtl/>
        </w:rPr>
        <w:t xml:space="preserve"> בין החברה </w:t>
      </w:r>
      <w:r w:rsidRPr="00BA5B45">
        <w:rPr>
          <w:rFonts w:ascii="Arial" w:hAnsi="Arial" w:cs="David" w:hint="eastAsia"/>
          <w:b/>
          <w:bCs/>
          <w:szCs w:val="24"/>
          <w:rtl/>
        </w:rPr>
        <w:t>המפעילה</w:t>
      </w:r>
      <w:r w:rsidRPr="00BA5B45">
        <w:rPr>
          <w:rFonts w:ascii="Arial" w:hAnsi="Arial" w:cs="David"/>
          <w:b/>
          <w:bCs/>
          <w:szCs w:val="24"/>
          <w:rtl/>
        </w:rPr>
        <w:t xml:space="preserve"> לבין המזמין:</w:t>
      </w:r>
    </w:p>
    <w:tbl>
      <w:tblPr>
        <w:bidiVisual/>
        <w:tblW w:w="9215" w:type="dxa"/>
        <w:tblInd w:w="5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2"/>
        <w:gridCol w:w="6669"/>
        <w:gridCol w:w="1844"/>
      </w:tblGrid>
      <w:tr w:rsidR="00085C2B" w:rsidTr="00FE49F7">
        <w:trPr>
          <w:cantSplit/>
          <w:tblHeader/>
        </w:trPr>
        <w:tc>
          <w:tcPr>
            <w:tcW w:w="702" w:type="dxa"/>
          </w:tcPr>
          <w:p w:rsidR="00FE49F7" w:rsidRPr="00F03712" w:rsidRDefault="00FE49F7" w:rsidP="00953789">
            <w:pPr>
              <w:tabs>
                <w:tab w:val="left" w:pos="1218"/>
              </w:tabs>
              <w:spacing w:before="80" w:after="80" w:line="360" w:lineRule="auto"/>
              <w:rPr>
                <w:rFonts w:cs="David"/>
                <w:b/>
                <w:bCs/>
                <w:sz w:val="24"/>
                <w:szCs w:val="24"/>
                <w:rtl/>
              </w:rPr>
            </w:pPr>
            <w:r w:rsidRPr="00F03712">
              <w:rPr>
                <w:rFonts w:cs="David" w:hint="cs"/>
                <w:b/>
                <w:bCs/>
                <w:sz w:val="24"/>
                <w:szCs w:val="24"/>
                <w:rtl/>
              </w:rPr>
              <w:t>מס'</w:t>
            </w:r>
          </w:p>
        </w:tc>
        <w:tc>
          <w:tcPr>
            <w:tcW w:w="6669" w:type="dxa"/>
          </w:tcPr>
          <w:p w:rsidR="00FE49F7" w:rsidRPr="00F03712" w:rsidRDefault="00FE49F7" w:rsidP="00953789">
            <w:pPr>
              <w:tabs>
                <w:tab w:val="left" w:pos="1218"/>
              </w:tabs>
              <w:spacing w:before="80" w:after="80" w:line="360" w:lineRule="auto"/>
              <w:rPr>
                <w:rFonts w:cs="David"/>
                <w:b/>
                <w:bCs/>
                <w:sz w:val="24"/>
                <w:szCs w:val="24"/>
                <w:rtl/>
              </w:rPr>
            </w:pPr>
            <w:r w:rsidRPr="00F03712">
              <w:rPr>
                <w:rFonts w:cs="David" w:hint="cs"/>
                <w:b/>
                <w:bCs/>
                <w:sz w:val="24"/>
                <w:szCs w:val="24"/>
                <w:rtl/>
              </w:rPr>
              <w:t>תיאור השלב - פעילות ה</w:t>
            </w:r>
            <w:r w:rsidR="00BE3A70">
              <w:rPr>
                <w:rFonts w:cs="David" w:hint="cs"/>
                <w:b/>
                <w:bCs/>
                <w:sz w:val="24"/>
                <w:szCs w:val="24"/>
                <w:rtl/>
              </w:rPr>
              <w:t>חברה המפעילה</w:t>
            </w:r>
          </w:p>
        </w:tc>
        <w:tc>
          <w:tcPr>
            <w:tcW w:w="1844" w:type="dxa"/>
          </w:tcPr>
          <w:p w:rsidR="00FE49F7" w:rsidRPr="00F03712" w:rsidRDefault="00D0463D" w:rsidP="00953789">
            <w:pPr>
              <w:tabs>
                <w:tab w:val="left" w:pos="1218"/>
              </w:tabs>
              <w:spacing w:before="80" w:after="80" w:line="360" w:lineRule="auto"/>
              <w:rPr>
                <w:rFonts w:cs="David"/>
                <w:b/>
                <w:bCs/>
                <w:sz w:val="24"/>
                <w:szCs w:val="24"/>
                <w:rtl/>
              </w:rPr>
            </w:pPr>
            <w:r>
              <w:rPr>
                <w:rFonts w:cs="David" w:hint="cs"/>
                <w:b/>
                <w:bCs/>
                <w:sz w:val="24"/>
                <w:szCs w:val="24"/>
                <w:rtl/>
              </w:rPr>
              <w:t>מועדים לביצוע</w:t>
            </w:r>
            <w:r w:rsidRPr="00F03712">
              <w:rPr>
                <w:rFonts w:cs="David" w:hint="cs"/>
                <w:b/>
                <w:bCs/>
                <w:sz w:val="24"/>
                <w:szCs w:val="24"/>
                <w:rtl/>
              </w:rPr>
              <w:t xml:space="preserve"> </w:t>
            </w:r>
            <w:r w:rsidR="00FE49F7" w:rsidRPr="00701302">
              <w:rPr>
                <w:rFonts w:cs="David" w:hint="eastAsia"/>
                <w:b/>
                <w:bCs/>
                <w:sz w:val="24"/>
                <w:szCs w:val="24"/>
                <w:rtl/>
              </w:rPr>
              <w:t>החל</w:t>
            </w:r>
            <w:r w:rsidR="00FE49F7" w:rsidRPr="00701302">
              <w:rPr>
                <w:rFonts w:cs="David"/>
                <w:b/>
                <w:bCs/>
                <w:sz w:val="24"/>
                <w:szCs w:val="24"/>
                <w:rtl/>
              </w:rPr>
              <w:t xml:space="preserve"> </w:t>
            </w:r>
            <w:r w:rsidR="00FE49F7" w:rsidRPr="00701302">
              <w:rPr>
                <w:rFonts w:cs="David" w:hint="eastAsia"/>
                <w:b/>
                <w:bCs/>
                <w:sz w:val="24"/>
                <w:szCs w:val="24"/>
                <w:rtl/>
              </w:rPr>
              <w:t>ממועד</w:t>
            </w:r>
            <w:r w:rsidR="00FE49F7" w:rsidRPr="00701302">
              <w:rPr>
                <w:rFonts w:cs="David"/>
                <w:b/>
                <w:bCs/>
                <w:sz w:val="24"/>
                <w:szCs w:val="24"/>
                <w:rtl/>
              </w:rPr>
              <w:t xml:space="preserve"> </w:t>
            </w:r>
            <w:r w:rsidR="00FE49F7" w:rsidRPr="00701302">
              <w:rPr>
                <w:rFonts w:cs="David" w:hint="eastAsia"/>
                <w:b/>
                <w:bCs/>
                <w:sz w:val="24"/>
                <w:szCs w:val="24"/>
                <w:rtl/>
              </w:rPr>
              <w:t>הוצאת</w:t>
            </w:r>
            <w:r w:rsidR="00FE49F7" w:rsidRPr="00701302">
              <w:rPr>
                <w:rFonts w:cs="David"/>
                <w:b/>
                <w:bCs/>
                <w:sz w:val="24"/>
                <w:szCs w:val="24"/>
                <w:rtl/>
              </w:rPr>
              <w:t xml:space="preserve"> </w:t>
            </w:r>
            <w:r w:rsidR="00FE49F7" w:rsidRPr="00701302">
              <w:rPr>
                <w:rFonts w:cs="David" w:hint="eastAsia"/>
                <w:b/>
                <w:bCs/>
                <w:sz w:val="24"/>
                <w:szCs w:val="24"/>
                <w:rtl/>
              </w:rPr>
              <w:t>ההזמנה</w:t>
            </w:r>
            <w:r w:rsidR="00FE49F7" w:rsidRPr="00701302">
              <w:rPr>
                <w:rFonts w:cs="David"/>
                <w:b/>
                <w:bCs/>
                <w:sz w:val="24"/>
                <w:szCs w:val="24"/>
                <w:rtl/>
              </w:rPr>
              <w:t xml:space="preserve"> לחברה המפעילה</w:t>
            </w:r>
          </w:p>
        </w:tc>
      </w:tr>
      <w:tr w:rsidR="00085C2B" w:rsidTr="00FE49F7">
        <w:trPr>
          <w:cantSplit/>
          <w:trHeight w:val="1304"/>
        </w:trPr>
        <w:tc>
          <w:tcPr>
            <w:tcW w:w="702" w:type="dxa"/>
            <w:shd w:val="clear" w:color="auto" w:fill="auto"/>
            <w:vAlign w:val="center"/>
          </w:tcPr>
          <w:p w:rsidR="00FE49F7" w:rsidRPr="00F03712" w:rsidRDefault="00FE49F7" w:rsidP="00953789">
            <w:pPr>
              <w:tabs>
                <w:tab w:val="left" w:pos="1218"/>
              </w:tabs>
              <w:spacing w:before="80" w:after="80" w:line="360" w:lineRule="auto"/>
              <w:rPr>
                <w:rFonts w:cs="David"/>
                <w:sz w:val="24"/>
                <w:szCs w:val="24"/>
                <w:rtl/>
              </w:rPr>
            </w:pPr>
            <w:r w:rsidRPr="00F03712">
              <w:rPr>
                <w:rFonts w:cs="David" w:hint="cs"/>
                <w:sz w:val="24"/>
                <w:szCs w:val="24"/>
                <w:rtl/>
              </w:rPr>
              <w:t>1</w:t>
            </w:r>
          </w:p>
        </w:tc>
        <w:tc>
          <w:tcPr>
            <w:tcW w:w="6669" w:type="dxa"/>
            <w:shd w:val="clear" w:color="auto" w:fill="auto"/>
          </w:tcPr>
          <w:p w:rsidR="00FE49F7" w:rsidRPr="00F03712" w:rsidRDefault="00FE49F7" w:rsidP="00953789">
            <w:pPr>
              <w:tabs>
                <w:tab w:val="left" w:pos="1218"/>
              </w:tabs>
              <w:spacing w:before="80" w:after="80" w:line="360" w:lineRule="auto"/>
              <w:rPr>
                <w:rFonts w:cs="David"/>
                <w:sz w:val="24"/>
                <w:szCs w:val="24"/>
                <w:rtl/>
              </w:rPr>
            </w:pPr>
            <w:r w:rsidRPr="00F03712">
              <w:rPr>
                <w:rFonts w:cs="David" w:hint="cs"/>
                <w:b/>
                <w:bCs/>
                <w:sz w:val="24"/>
                <w:szCs w:val="24"/>
                <w:rtl/>
              </w:rPr>
              <w:t>תהליך איפיון</w:t>
            </w:r>
            <w:r w:rsidRPr="00F03712">
              <w:rPr>
                <w:rFonts w:cs="David" w:hint="cs"/>
                <w:sz w:val="24"/>
                <w:szCs w:val="24"/>
                <w:rtl/>
              </w:rPr>
              <w:t xml:space="preserve"> - אפיון ארכיטקטורת המערכת</w:t>
            </w:r>
            <w:r w:rsidRPr="00F03712">
              <w:rPr>
                <w:rFonts w:cs="David"/>
                <w:sz w:val="24"/>
                <w:szCs w:val="24"/>
                <w:rtl/>
              </w:rPr>
              <w:t xml:space="preserve">, </w:t>
            </w:r>
            <w:r w:rsidRPr="00F03712">
              <w:rPr>
                <w:rFonts w:cs="David" w:hint="cs"/>
                <w:sz w:val="24"/>
                <w:szCs w:val="24"/>
                <w:rtl/>
              </w:rPr>
              <w:t>מיפוי</w:t>
            </w:r>
            <w:r w:rsidRPr="00F03712">
              <w:rPr>
                <w:rFonts w:cs="David"/>
                <w:sz w:val="24"/>
                <w:szCs w:val="24"/>
                <w:rtl/>
              </w:rPr>
              <w:t xml:space="preserve"> </w:t>
            </w:r>
            <w:r w:rsidRPr="00F03712">
              <w:rPr>
                <w:rFonts w:cs="David" w:hint="cs"/>
                <w:sz w:val="24"/>
                <w:szCs w:val="24"/>
                <w:rtl/>
              </w:rPr>
              <w:t>שדות נתונים שיגזרו ממערכת ה</w:t>
            </w:r>
            <w:r w:rsidRPr="00F03712">
              <w:rPr>
                <w:rFonts w:cs="David"/>
                <w:sz w:val="24"/>
                <w:szCs w:val="24"/>
                <w:rtl/>
              </w:rPr>
              <w:t xml:space="preserve">חברה </w:t>
            </w:r>
            <w:r w:rsidRPr="00F03712">
              <w:rPr>
                <w:rFonts w:cs="David" w:hint="cs"/>
                <w:sz w:val="24"/>
                <w:szCs w:val="24"/>
                <w:rtl/>
              </w:rPr>
              <w:t>ה</w:t>
            </w:r>
            <w:r w:rsidRPr="00F03712">
              <w:rPr>
                <w:rFonts w:cs="David"/>
                <w:sz w:val="24"/>
                <w:szCs w:val="24"/>
                <w:rtl/>
              </w:rPr>
              <w:t>מפעילה</w:t>
            </w:r>
            <w:r>
              <w:rPr>
                <w:rFonts w:cs="David" w:hint="cs"/>
                <w:sz w:val="24"/>
                <w:szCs w:val="24"/>
                <w:rtl/>
              </w:rPr>
              <w:t xml:space="preserve"> למערכת </w:t>
            </w:r>
            <w:r w:rsidRPr="00F03712">
              <w:rPr>
                <w:rFonts w:cs="David" w:hint="cs"/>
                <w:sz w:val="24"/>
                <w:szCs w:val="24"/>
                <w:rtl/>
              </w:rPr>
              <w:t>המזמין</w:t>
            </w:r>
            <w:r>
              <w:rPr>
                <w:rFonts w:cs="David" w:hint="cs"/>
                <w:sz w:val="24"/>
                <w:szCs w:val="24"/>
                <w:rtl/>
              </w:rPr>
              <w:t xml:space="preserve"> על-פי </w:t>
            </w:r>
            <w:r w:rsidRPr="00F03712">
              <w:rPr>
                <w:rFonts w:cs="David" w:hint="cs"/>
                <w:sz w:val="24"/>
                <w:szCs w:val="24"/>
                <w:rtl/>
              </w:rPr>
              <w:t>הצורך המבצעי, טיוב</w:t>
            </w:r>
            <w:r w:rsidRPr="00F03712">
              <w:rPr>
                <w:rFonts w:cs="David"/>
                <w:sz w:val="24"/>
                <w:szCs w:val="24"/>
                <w:rtl/>
              </w:rPr>
              <w:t xml:space="preserve"> </w:t>
            </w:r>
            <w:r w:rsidRPr="00F03712">
              <w:rPr>
                <w:rFonts w:cs="David" w:hint="cs"/>
                <w:sz w:val="24"/>
                <w:szCs w:val="24"/>
                <w:rtl/>
              </w:rPr>
              <w:t>נתונים ואפיון סכימת נתונים מאובטחת (</w:t>
            </w:r>
            <w:r w:rsidRPr="00F03712">
              <w:rPr>
                <w:rFonts w:cs="David" w:hint="cs"/>
                <w:sz w:val="24"/>
                <w:szCs w:val="24"/>
              </w:rPr>
              <w:t>XSD</w:t>
            </w:r>
            <w:r w:rsidRPr="00F03712">
              <w:rPr>
                <w:rFonts w:cs="David" w:hint="cs"/>
                <w:sz w:val="24"/>
                <w:szCs w:val="24"/>
                <w:rtl/>
              </w:rPr>
              <w:t>) שתשווה פורמט נתונים בין המערכות, אפיון תהליך תמיכה וטיפול בשגויים בממשק העתידי.</w:t>
            </w:r>
          </w:p>
        </w:tc>
        <w:tc>
          <w:tcPr>
            <w:tcW w:w="1844" w:type="dxa"/>
            <w:shd w:val="clear" w:color="auto" w:fill="auto"/>
            <w:vAlign w:val="center"/>
          </w:tcPr>
          <w:p w:rsidR="00FE49F7" w:rsidRPr="00771AA6" w:rsidRDefault="003334CD" w:rsidP="00953789">
            <w:pPr>
              <w:tabs>
                <w:tab w:val="left" w:pos="1218"/>
              </w:tabs>
              <w:spacing w:before="80" w:after="80" w:line="360" w:lineRule="auto"/>
              <w:rPr>
                <w:rFonts w:cs="David"/>
                <w:sz w:val="24"/>
                <w:szCs w:val="24"/>
                <w:rtl/>
              </w:rPr>
            </w:pPr>
            <w:r>
              <w:rPr>
                <w:rFonts w:cs="David" w:hint="cs"/>
                <w:sz w:val="24"/>
                <w:szCs w:val="24"/>
                <w:rtl/>
              </w:rPr>
              <w:t xml:space="preserve">עד </w:t>
            </w:r>
            <w:r w:rsidR="00FE49F7" w:rsidRPr="00771AA6">
              <w:rPr>
                <w:rFonts w:cs="David" w:hint="cs"/>
                <w:sz w:val="24"/>
                <w:szCs w:val="24"/>
                <w:rtl/>
              </w:rPr>
              <w:t>חודש</w:t>
            </w:r>
            <w:r w:rsidR="00FE49F7" w:rsidRPr="00771AA6">
              <w:rPr>
                <w:rFonts w:cs="David" w:hint="eastAsia"/>
                <w:sz w:val="24"/>
                <w:szCs w:val="24"/>
                <w:rtl/>
              </w:rPr>
              <w:t xml:space="preserve"> ממועד</w:t>
            </w:r>
            <w:r w:rsidR="00FE49F7" w:rsidRPr="00771AA6">
              <w:rPr>
                <w:rFonts w:cs="David"/>
                <w:sz w:val="24"/>
                <w:szCs w:val="24"/>
                <w:rtl/>
              </w:rPr>
              <w:t xml:space="preserve"> </w:t>
            </w:r>
            <w:r w:rsidR="00FE49F7" w:rsidRPr="00771AA6">
              <w:rPr>
                <w:rFonts w:cs="David" w:hint="eastAsia"/>
                <w:sz w:val="24"/>
                <w:szCs w:val="24"/>
                <w:rtl/>
              </w:rPr>
              <w:t>הוצאת</w:t>
            </w:r>
            <w:r w:rsidR="00FE49F7" w:rsidRPr="00771AA6">
              <w:rPr>
                <w:rFonts w:cs="David"/>
                <w:sz w:val="24"/>
                <w:szCs w:val="24"/>
                <w:rtl/>
              </w:rPr>
              <w:t xml:space="preserve"> </w:t>
            </w:r>
            <w:r w:rsidR="00FE49F7" w:rsidRPr="00771AA6">
              <w:rPr>
                <w:rFonts w:cs="David" w:hint="eastAsia"/>
                <w:sz w:val="24"/>
                <w:szCs w:val="24"/>
                <w:rtl/>
              </w:rPr>
              <w:t>ההזמנה</w:t>
            </w:r>
            <w:r w:rsidR="00FE49F7" w:rsidRPr="00771AA6">
              <w:rPr>
                <w:rFonts w:cs="David"/>
                <w:sz w:val="24"/>
                <w:szCs w:val="24"/>
                <w:rtl/>
              </w:rPr>
              <w:t xml:space="preserve"> לחברה המפעילה</w:t>
            </w:r>
          </w:p>
        </w:tc>
      </w:tr>
      <w:tr w:rsidR="00085C2B" w:rsidTr="00FE49F7">
        <w:trPr>
          <w:cantSplit/>
          <w:trHeight w:val="776"/>
        </w:trPr>
        <w:tc>
          <w:tcPr>
            <w:tcW w:w="702" w:type="dxa"/>
            <w:shd w:val="clear" w:color="auto" w:fill="auto"/>
            <w:vAlign w:val="center"/>
          </w:tcPr>
          <w:p w:rsidR="00FE49F7" w:rsidRPr="00F03712" w:rsidRDefault="00FE49F7" w:rsidP="00953789">
            <w:pPr>
              <w:tabs>
                <w:tab w:val="left" w:pos="1218"/>
              </w:tabs>
              <w:spacing w:before="80" w:after="80" w:line="360" w:lineRule="auto"/>
              <w:rPr>
                <w:rFonts w:cs="David"/>
                <w:sz w:val="24"/>
                <w:szCs w:val="24"/>
                <w:rtl/>
              </w:rPr>
            </w:pPr>
            <w:r w:rsidRPr="00F03712">
              <w:rPr>
                <w:rFonts w:cs="David" w:hint="cs"/>
                <w:sz w:val="24"/>
                <w:szCs w:val="24"/>
                <w:rtl/>
              </w:rPr>
              <w:t>2</w:t>
            </w:r>
          </w:p>
        </w:tc>
        <w:tc>
          <w:tcPr>
            <w:tcW w:w="6669" w:type="dxa"/>
            <w:shd w:val="clear" w:color="auto" w:fill="auto"/>
          </w:tcPr>
          <w:p w:rsidR="00FE49F7" w:rsidRPr="00F03712" w:rsidRDefault="00FE49F7" w:rsidP="00953789">
            <w:pPr>
              <w:tabs>
                <w:tab w:val="left" w:pos="1218"/>
              </w:tabs>
              <w:spacing w:before="80" w:after="80" w:line="360" w:lineRule="auto"/>
              <w:rPr>
                <w:rFonts w:cs="David"/>
                <w:sz w:val="24"/>
                <w:szCs w:val="24"/>
                <w:rtl/>
              </w:rPr>
            </w:pPr>
            <w:r w:rsidRPr="00F03712">
              <w:rPr>
                <w:rFonts w:cs="David" w:hint="cs"/>
                <w:b/>
                <w:bCs/>
                <w:sz w:val="24"/>
                <w:szCs w:val="24"/>
                <w:rtl/>
              </w:rPr>
              <w:t>מימוש</w:t>
            </w:r>
            <w:r w:rsidRPr="00F03712">
              <w:rPr>
                <w:rFonts w:cs="David"/>
                <w:b/>
                <w:bCs/>
                <w:sz w:val="24"/>
                <w:szCs w:val="24"/>
                <w:rtl/>
              </w:rPr>
              <w:t xml:space="preserve"> </w:t>
            </w:r>
            <w:r>
              <w:rPr>
                <w:rFonts w:cs="David" w:hint="cs"/>
                <w:b/>
                <w:bCs/>
                <w:sz w:val="24"/>
                <w:szCs w:val="24"/>
                <w:rtl/>
              </w:rPr>
              <w:t>על-פי</w:t>
            </w:r>
            <w:r w:rsidRPr="00F03712">
              <w:rPr>
                <w:rFonts w:cs="David" w:hint="cs"/>
                <w:b/>
                <w:bCs/>
                <w:sz w:val="24"/>
                <w:szCs w:val="24"/>
                <w:rtl/>
              </w:rPr>
              <w:t xml:space="preserve"> האפיון</w:t>
            </w:r>
            <w:r>
              <w:rPr>
                <w:rFonts w:cs="David" w:hint="cs"/>
                <w:sz w:val="24"/>
                <w:szCs w:val="24"/>
                <w:rtl/>
              </w:rPr>
              <w:t xml:space="preserve"> - ק</w:t>
            </w:r>
            <w:r w:rsidR="00393A75">
              <w:rPr>
                <w:rFonts w:cs="David" w:hint="cs"/>
                <w:sz w:val="24"/>
                <w:szCs w:val="24"/>
                <w:rtl/>
              </w:rPr>
              <w:t>ו</w:t>
            </w:r>
            <w:r>
              <w:rPr>
                <w:rFonts w:cs="David" w:hint="cs"/>
                <w:sz w:val="24"/>
                <w:szCs w:val="24"/>
                <w:rtl/>
              </w:rPr>
              <w:t xml:space="preserve">סטומיזציה נדרשת במערכת </w:t>
            </w:r>
            <w:r w:rsidRPr="00F03712">
              <w:rPr>
                <w:rFonts w:cs="David" w:hint="cs"/>
                <w:sz w:val="24"/>
                <w:szCs w:val="24"/>
                <w:rtl/>
              </w:rPr>
              <w:t>ה</w:t>
            </w:r>
            <w:r w:rsidRPr="00F03712">
              <w:rPr>
                <w:rFonts w:cs="David"/>
                <w:sz w:val="24"/>
                <w:szCs w:val="24"/>
                <w:rtl/>
              </w:rPr>
              <w:t xml:space="preserve">חברה </w:t>
            </w:r>
            <w:r w:rsidRPr="00F03712">
              <w:rPr>
                <w:rFonts w:cs="David" w:hint="cs"/>
                <w:sz w:val="24"/>
                <w:szCs w:val="24"/>
                <w:rtl/>
              </w:rPr>
              <w:t>ה</w:t>
            </w:r>
            <w:r>
              <w:rPr>
                <w:rFonts w:cs="David"/>
                <w:sz w:val="24"/>
                <w:szCs w:val="24"/>
                <w:rtl/>
              </w:rPr>
              <w:t>מפעילה</w:t>
            </w:r>
            <w:r w:rsidRPr="00F03712">
              <w:rPr>
                <w:rFonts w:cs="David" w:hint="cs"/>
                <w:sz w:val="24"/>
                <w:szCs w:val="24"/>
                <w:rtl/>
              </w:rPr>
              <w:t>, שינויי לוגיקה והקמת גלופה להמרת הנתונים.</w:t>
            </w:r>
          </w:p>
        </w:tc>
        <w:tc>
          <w:tcPr>
            <w:tcW w:w="1844" w:type="dxa"/>
            <w:shd w:val="clear" w:color="auto" w:fill="auto"/>
            <w:vAlign w:val="center"/>
          </w:tcPr>
          <w:p w:rsidR="00FE49F7" w:rsidRPr="00771AA6" w:rsidRDefault="003334CD" w:rsidP="00953789">
            <w:pPr>
              <w:tabs>
                <w:tab w:val="left" w:pos="1218"/>
              </w:tabs>
              <w:spacing w:before="80" w:after="80" w:line="360" w:lineRule="auto"/>
              <w:rPr>
                <w:rFonts w:cs="David"/>
                <w:sz w:val="24"/>
                <w:szCs w:val="24"/>
                <w:rtl/>
              </w:rPr>
            </w:pPr>
            <w:r>
              <w:rPr>
                <w:rFonts w:cs="David" w:hint="cs"/>
                <w:sz w:val="24"/>
                <w:szCs w:val="24"/>
                <w:rtl/>
              </w:rPr>
              <w:t xml:space="preserve">עד </w:t>
            </w:r>
            <w:r w:rsidR="00FE49F7" w:rsidRPr="00771AA6">
              <w:rPr>
                <w:rFonts w:cs="David" w:hint="cs"/>
                <w:sz w:val="24"/>
                <w:szCs w:val="24"/>
                <w:rtl/>
              </w:rPr>
              <w:t>חודשיים</w:t>
            </w:r>
            <w:r w:rsidR="00FE49F7" w:rsidRPr="00771AA6">
              <w:rPr>
                <w:rFonts w:cs="David" w:hint="eastAsia"/>
                <w:sz w:val="24"/>
                <w:szCs w:val="24"/>
                <w:rtl/>
              </w:rPr>
              <w:t xml:space="preserve"> ממועד</w:t>
            </w:r>
            <w:r w:rsidR="00FE49F7" w:rsidRPr="00771AA6">
              <w:rPr>
                <w:rFonts w:cs="David"/>
                <w:sz w:val="24"/>
                <w:szCs w:val="24"/>
                <w:rtl/>
              </w:rPr>
              <w:t xml:space="preserve"> </w:t>
            </w:r>
            <w:r w:rsidR="00FE49F7" w:rsidRPr="00771AA6">
              <w:rPr>
                <w:rFonts w:cs="David" w:hint="eastAsia"/>
                <w:sz w:val="24"/>
                <w:szCs w:val="24"/>
                <w:rtl/>
              </w:rPr>
              <w:t>הוצאת</w:t>
            </w:r>
            <w:r w:rsidR="00FE49F7" w:rsidRPr="00771AA6">
              <w:rPr>
                <w:rFonts w:cs="David"/>
                <w:sz w:val="24"/>
                <w:szCs w:val="24"/>
                <w:rtl/>
              </w:rPr>
              <w:t xml:space="preserve"> </w:t>
            </w:r>
            <w:r w:rsidR="00FE49F7" w:rsidRPr="00771AA6">
              <w:rPr>
                <w:rFonts w:cs="David" w:hint="eastAsia"/>
                <w:sz w:val="24"/>
                <w:szCs w:val="24"/>
                <w:rtl/>
              </w:rPr>
              <w:t>ההזמנה</w:t>
            </w:r>
            <w:r w:rsidR="00FE49F7" w:rsidRPr="00771AA6">
              <w:rPr>
                <w:rFonts w:cs="David"/>
                <w:sz w:val="24"/>
                <w:szCs w:val="24"/>
                <w:rtl/>
              </w:rPr>
              <w:t xml:space="preserve"> לחברה המפעילה</w:t>
            </w:r>
          </w:p>
        </w:tc>
      </w:tr>
      <w:tr w:rsidR="00085C2B" w:rsidTr="00FE49F7">
        <w:trPr>
          <w:cantSplit/>
          <w:trHeight w:val="1304"/>
        </w:trPr>
        <w:tc>
          <w:tcPr>
            <w:tcW w:w="702" w:type="dxa"/>
            <w:shd w:val="clear" w:color="auto" w:fill="auto"/>
            <w:vAlign w:val="center"/>
          </w:tcPr>
          <w:p w:rsidR="00D16FC3" w:rsidRPr="00F03712" w:rsidRDefault="00D16FC3" w:rsidP="00953789">
            <w:pPr>
              <w:tabs>
                <w:tab w:val="left" w:pos="1218"/>
              </w:tabs>
              <w:spacing w:before="80" w:after="80" w:line="360" w:lineRule="auto"/>
              <w:rPr>
                <w:rFonts w:cs="David" w:hint="cs"/>
                <w:sz w:val="24"/>
                <w:szCs w:val="24"/>
                <w:rtl/>
              </w:rPr>
            </w:pPr>
            <w:r>
              <w:rPr>
                <w:rFonts w:cs="David" w:hint="cs"/>
                <w:sz w:val="24"/>
                <w:szCs w:val="24"/>
                <w:rtl/>
              </w:rPr>
              <w:t>3</w:t>
            </w:r>
          </w:p>
        </w:tc>
        <w:tc>
          <w:tcPr>
            <w:tcW w:w="6669" w:type="dxa"/>
            <w:shd w:val="clear" w:color="auto" w:fill="auto"/>
          </w:tcPr>
          <w:p w:rsidR="00D16FC3" w:rsidRPr="003C4E39" w:rsidRDefault="003C4E39" w:rsidP="003C4E39">
            <w:pPr>
              <w:spacing w:line="360" w:lineRule="auto"/>
              <w:rPr>
                <w:rFonts w:cs="David" w:hint="cs"/>
                <w:b/>
                <w:bCs/>
                <w:sz w:val="24"/>
                <w:szCs w:val="24"/>
                <w:rtl/>
              </w:rPr>
            </w:pPr>
            <w:r w:rsidRPr="003C4E39">
              <w:rPr>
                <w:rFonts w:ascii="Arial" w:hAnsi="Arial" w:cs="David" w:hint="cs"/>
                <w:b/>
                <w:bCs/>
                <w:sz w:val="24"/>
                <w:szCs w:val="24"/>
                <w:rtl/>
              </w:rPr>
              <w:t xml:space="preserve">הקמת </w:t>
            </w:r>
            <w:r w:rsidRPr="003C4E39">
              <w:rPr>
                <w:rFonts w:ascii="Arial" w:hAnsi="Arial" w:cs="David" w:hint="eastAsia"/>
                <w:b/>
                <w:bCs/>
                <w:sz w:val="24"/>
                <w:szCs w:val="24"/>
                <w:rtl/>
              </w:rPr>
              <w:t>אתר</w:t>
            </w:r>
            <w:r w:rsidRPr="003C4E39">
              <w:rPr>
                <w:rFonts w:ascii="Arial" w:hAnsi="Arial" w:cs="David"/>
                <w:b/>
                <w:bCs/>
                <w:sz w:val="24"/>
                <w:szCs w:val="24"/>
                <w:rtl/>
              </w:rPr>
              <w:t xml:space="preserve"> </w:t>
            </w:r>
            <w:r w:rsidRPr="003C4E39">
              <w:rPr>
                <w:rFonts w:ascii="Arial" w:hAnsi="Arial" w:cs="David" w:hint="eastAsia"/>
                <w:b/>
                <w:bCs/>
                <w:sz w:val="24"/>
                <w:szCs w:val="24"/>
                <w:rtl/>
              </w:rPr>
              <w:t>אינטרנט</w:t>
            </w:r>
            <w:r w:rsidRPr="003C4E39">
              <w:rPr>
                <w:rFonts w:ascii="Arial" w:hAnsi="Arial" w:cs="David"/>
                <w:b/>
                <w:bCs/>
                <w:sz w:val="24"/>
                <w:szCs w:val="24"/>
                <w:rtl/>
              </w:rPr>
              <w:t xml:space="preserve"> </w:t>
            </w:r>
            <w:r w:rsidRPr="003C4E39">
              <w:rPr>
                <w:rFonts w:ascii="Arial" w:hAnsi="Arial" w:cs="David" w:hint="eastAsia"/>
                <w:b/>
                <w:bCs/>
                <w:sz w:val="24"/>
                <w:szCs w:val="24"/>
                <w:rtl/>
              </w:rPr>
              <w:t>מאובטח</w:t>
            </w:r>
            <w:r w:rsidRPr="00A40E49">
              <w:rPr>
                <w:rFonts w:ascii="Arial" w:hAnsi="Arial" w:cs="David"/>
                <w:sz w:val="24"/>
                <w:szCs w:val="24"/>
                <w:rtl/>
              </w:rPr>
              <w:t xml:space="preserve"> בהתאם לדרישות המפורטות </w:t>
            </w:r>
            <w:r w:rsidRPr="00690A2E">
              <w:rPr>
                <w:rFonts w:ascii="Arial" w:hAnsi="Arial" w:cs="David"/>
                <w:sz w:val="24"/>
                <w:szCs w:val="24"/>
                <w:rtl/>
              </w:rPr>
              <w:t>בנספח</w:t>
            </w:r>
            <w:r>
              <w:rPr>
                <w:rFonts w:ascii="Arial" w:hAnsi="Arial" w:cs="David" w:hint="cs"/>
                <w:sz w:val="24"/>
                <w:szCs w:val="24"/>
                <w:rtl/>
              </w:rPr>
              <w:t xml:space="preserve"> הביטחון והגנת המידע</w:t>
            </w:r>
            <w:r w:rsidRPr="00A40E49">
              <w:rPr>
                <w:rFonts w:ascii="Arial" w:hAnsi="Arial" w:cs="David"/>
                <w:sz w:val="24"/>
                <w:szCs w:val="24"/>
                <w:rtl/>
              </w:rPr>
              <w:t xml:space="preserve"> ותספק גישה מרחוק (</w:t>
            </w:r>
            <w:r w:rsidRPr="00A40E49">
              <w:rPr>
                <w:rFonts w:ascii="Arial" w:hAnsi="Arial" w:cs="David" w:hint="eastAsia"/>
                <w:sz w:val="24"/>
                <w:szCs w:val="24"/>
                <w:rtl/>
              </w:rPr>
              <w:t>לדוגמה</w:t>
            </w:r>
            <w:r w:rsidRPr="00A40E49">
              <w:rPr>
                <w:rFonts w:ascii="Arial" w:hAnsi="Arial" w:cs="David"/>
                <w:sz w:val="24"/>
                <w:szCs w:val="24"/>
                <w:rtl/>
              </w:rPr>
              <w:t xml:space="preserve">: באמצעות </w:t>
            </w:r>
            <w:r w:rsidRPr="00A40E49">
              <w:rPr>
                <w:rFonts w:ascii="Arial" w:hAnsi="Arial" w:cs="David" w:hint="eastAsia"/>
                <w:sz w:val="24"/>
                <w:szCs w:val="24"/>
                <w:rtl/>
              </w:rPr>
              <w:t>מחשב</w:t>
            </w:r>
            <w:r w:rsidRPr="00A40E49">
              <w:rPr>
                <w:rFonts w:ascii="Arial" w:hAnsi="Arial" w:cs="David"/>
                <w:sz w:val="24"/>
                <w:szCs w:val="24"/>
                <w:rtl/>
              </w:rPr>
              <w:t xml:space="preserve">, </w:t>
            </w:r>
            <w:r w:rsidRPr="00A40E49">
              <w:rPr>
                <w:rFonts w:ascii="Arial" w:hAnsi="Arial" w:cs="David" w:hint="eastAsia"/>
                <w:sz w:val="24"/>
                <w:szCs w:val="24"/>
                <w:rtl/>
              </w:rPr>
              <w:t>טאבלט</w:t>
            </w:r>
            <w:r w:rsidRPr="00A40E49">
              <w:rPr>
                <w:rFonts w:ascii="Arial" w:hAnsi="Arial" w:cs="David"/>
                <w:sz w:val="24"/>
                <w:szCs w:val="24"/>
                <w:rtl/>
              </w:rPr>
              <w:t xml:space="preserve"> ו</w:t>
            </w:r>
            <w:r w:rsidRPr="00A40E49">
              <w:rPr>
                <w:rFonts w:ascii="Arial" w:hAnsi="Arial" w:cs="David" w:hint="eastAsia"/>
                <w:sz w:val="24"/>
                <w:szCs w:val="24"/>
                <w:rtl/>
              </w:rPr>
              <w:t>סמארטפון</w:t>
            </w:r>
            <w:r w:rsidRPr="00A40E49">
              <w:rPr>
                <w:rFonts w:ascii="Arial" w:hAnsi="Arial" w:cs="David"/>
                <w:sz w:val="24"/>
                <w:szCs w:val="24"/>
                <w:rtl/>
              </w:rPr>
              <w:t xml:space="preserve">) </w:t>
            </w:r>
            <w:r w:rsidRPr="00A40E49">
              <w:rPr>
                <w:rFonts w:ascii="Arial" w:hAnsi="Arial" w:cs="David" w:hint="eastAsia"/>
                <w:sz w:val="24"/>
                <w:szCs w:val="24"/>
                <w:rtl/>
              </w:rPr>
              <w:t>לאתר</w:t>
            </w:r>
            <w:r w:rsidRPr="00A40E49">
              <w:rPr>
                <w:rFonts w:ascii="Arial" w:hAnsi="Arial" w:cs="David"/>
                <w:sz w:val="24"/>
                <w:szCs w:val="24"/>
                <w:rtl/>
              </w:rPr>
              <w:t xml:space="preserve"> </w:t>
            </w:r>
            <w:r w:rsidRPr="00A40E49">
              <w:rPr>
                <w:rFonts w:ascii="Arial" w:hAnsi="Arial" w:cs="David" w:hint="eastAsia"/>
                <w:sz w:val="24"/>
                <w:szCs w:val="24"/>
                <w:rtl/>
              </w:rPr>
              <w:t>זה</w:t>
            </w:r>
            <w:r w:rsidRPr="00A40E49">
              <w:rPr>
                <w:rFonts w:ascii="Arial" w:hAnsi="Arial" w:cs="David"/>
                <w:sz w:val="24"/>
                <w:szCs w:val="24"/>
                <w:rtl/>
              </w:rPr>
              <w:t xml:space="preserve"> </w:t>
            </w:r>
            <w:r w:rsidRPr="00A40E49">
              <w:rPr>
                <w:rFonts w:ascii="Arial" w:hAnsi="Arial" w:cs="David" w:hint="eastAsia"/>
                <w:sz w:val="24"/>
                <w:szCs w:val="24"/>
                <w:rtl/>
              </w:rPr>
              <w:t>לכל</w:t>
            </w:r>
            <w:r w:rsidRPr="00A40E49">
              <w:rPr>
                <w:rFonts w:ascii="Arial" w:hAnsi="Arial" w:cs="David"/>
                <w:sz w:val="24"/>
                <w:szCs w:val="24"/>
                <w:rtl/>
              </w:rPr>
              <w:t xml:space="preserve"> </w:t>
            </w:r>
            <w:r>
              <w:rPr>
                <w:rFonts w:ascii="Arial" w:hAnsi="Arial" w:cs="David" w:hint="cs"/>
                <w:sz w:val="24"/>
                <w:szCs w:val="24"/>
                <w:rtl/>
              </w:rPr>
              <w:t>נציג מוסמך</w:t>
            </w:r>
            <w:r w:rsidRPr="00A40E49">
              <w:rPr>
                <w:rFonts w:ascii="Arial" w:hAnsi="Arial" w:cs="David"/>
                <w:sz w:val="24"/>
                <w:szCs w:val="24"/>
                <w:rtl/>
              </w:rPr>
              <w:t xml:space="preserve"> </w:t>
            </w:r>
            <w:r w:rsidRPr="00A40E49">
              <w:rPr>
                <w:rFonts w:ascii="Arial" w:hAnsi="Arial" w:cs="David" w:hint="eastAsia"/>
                <w:sz w:val="24"/>
                <w:szCs w:val="24"/>
                <w:rtl/>
              </w:rPr>
              <w:t>שיוגדר</w:t>
            </w:r>
            <w:r w:rsidRPr="00A40E49">
              <w:rPr>
                <w:rFonts w:ascii="Arial" w:hAnsi="Arial" w:cs="David"/>
                <w:sz w:val="24"/>
                <w:szCs w:val="24"/>
                <w:rtl/>
              </w:rPr>
              <w:t xml:space="preserve"> </w:t>
            </w:r>
            <w:r w:rsidRPr="00A40E49">
              <w:rPr>
                <w:rFonts w:ascii="Arial" w:hAnsi="Arial" w:cs="David" w:hint="eastAsia"/>
                <w:sz w:val="24"/>
                <w:szCs w:val="24"/>
                <w:rtl/>
              </w:rPr>
              <w:t>ע</w:t>
            </w:r>
            <w:r w:rsidRPr="00A40E49">
              <w:rPr>
                <w:rFonts w:ascii="Arial" w:hAnsi="Arial" w:cs="David"/>
                <w:sz w:val="24"/>
                <w:szCs w:val="24"/>
                <w:rtl/>
              </w:rPr>
              <w:t xml:space="preserve">"י </w:t>
            </w:r>
            <w:r w:rsidRPr="00A40E49">
              <w:rPr>
                <w:rFonts w:ascii="Arial" w:hAnsi="Arial" w:cs="David" w:hint="eastAsia"/>
                <w:sz w:val="24"/>
                <w:szCs w:val="24"/>
                <w:rtl/>
              </w:rPr>
              <w:t>המזמין</w:t>
            </w:r>
            <w:r w:rsidRPr="00A40E49">
              <w:rPr>
                <w:rFonts w:ascii="Arial" w:hAnsi="Arial" w:cs="David"/>
                <w:sz w:val="24"/>
                <w:szCs w:val="24"/>
                <w:rtl/>
              </w:rPr>
              <w:t xml:space="preserve"> (עד עשרה גורמים). </w:t>
            </w:r>
          </w:p>
        </w:tc>
        <w:tc>
          <w:tcPr>
            <w:tcW w:w="1844" w:type="dxa"/>
            <w:shd w:val="clear" w:color="auto" w:fill="auto"/>
            <w:vAlign w:val="center"/>
          </w:tcPr>
          <w:p w:rsidR="00D16FC3" w:rsidRDefault="003C4E39" w:rsidP="00953789">
            <w:pPr>
              <w:tabs>
                <w:tab w:val="left" w:pos="1218"/>
              </w:tabs>
              <w:spacing w:before="80" w:after="80" w:line="360" w:lineRule="auto"/>
              <w:rPr>
                <w:rFonts w:cs="David" w:hint="cs"/>
                <w:sz w:val="24"/>
                <w:szCs w:val="24"/>
                <w:rtl/>
              </w:rPr>
            </w:pPr>
            <w:r>
              <w:rPr>
                <w:rFonts w:ascii="Arial" w:hAnsi="Arial" w:cs="David" w:hint="cs"/>
                <w:sz w:val="24"/>
                <w:szCs w:val="24"/>
                <w:rtl/>
              </w:rPr>
              <w:t>עד</w:t>
            </w:r>
            <w:r w:rsidRPr="00A40E49">
              <w:rPr>
                <w:rFonts w:ascii="Arial" w:hAnsi="Arial" w:cs="David"/>
                <w:sz w:val="24"/>
                <w:szCs w:val="24"/>
                <w:rtl/>
              </w:rPr>
              <w:t xml:space="preserve"> 3 חודשים</w:t>
            </w:r>
            <w:r>
              <w:rPr>
                <w:rFonts w:ascii="Arial" w:hAnsi="Arial" w:cs="David" w:hint="cs"/>
                <w:sz w:val="24"/>
                <w:szCs w:val="24"/>
                <w:rtl/>
              </w:rPr>
              <w:t xml:space="preserve"> </w:t>
            </w:r>
            <w:r w:rsidRPr="00A40E49">
              <w:rPr>
                <w:rFonts w:ascii="Arial" w:hAnsi="Arial" w:cs="David"/>
                <w:sz w:val="24"/>
                <w:szCs w:val="24"/>
                <w:rtl/>
              </w:rPr>
              <w:t>ממועד הוצאת ההזמנה</w:t>
            </w:r>
            <w:r>
              <w:rPr>
                <w:rFonts w:cs="David" w:hint="cs"/>
                <w:sz w:val="24"/>
                <w:szCs w:val="24"/>
                <w:rtl/>
              </w:rPr>
              <w:t xml:space="preserve"> לחברה המפעילה</w:t>
            </w:r>
          </w:p>
        </w:tc>
      </w:tr>
      <w:tr w:rsidR="00085C2B" w:rsidTr="00FE49F7">
        <w:trPr>
          <w:cantSplit/>
          <w:trHeight w:val="1304"/>
        </w:trPr>
        <w:tc>
          <w:tcPr>
            <w:tcW w:w="702" w:type="dxa"/>
            <w:shd w:val="clear" w:color="auto" w:fill="auto"/>
            <w:vAlign w:val="center"/>
          </w:tcPr>
          <w:p w:rsidR="00FE49F7" w:rsidRPr="00F03712" w:rsidRDefault="003C4E39" w:rsidP="00953789">
            <w:pPr>
              <w:tabs>
                <w:tab w:val="left" w:pos="1218"/>
              </w:tabs>
              <w:spacing w:before="80" w:after="80" w:line="360" w:lineRule="auto"/>
              <w:rPr>
                <w:rFonts w:cs="David"/>
                <w:sz w:val="24"/>
                <w:szCs w:val="24"/>
                <w:rtl/>
              </w:rPr>
            </w:pPr>
            <w:r>
              <w:rPr>
                <w:rFonts w:cs="David" w:hint="cs"/>
                <w:sz w:val="24"/>
                <w:szCs w:val="24"/>
                <w:rtl/>
              </w:rPr>
              <w:t>4</w:t>
            </w:r>
          </w:p>
        </w:tc>
        <w:tc>
          <w:tcPr>
            <w:tcW w:w="6669" w:type="dxa"/>
            <w:shd w:val="clear" w:color="auto" w:fill="auto"/>
          </w:tcPr>
          <w:p w:rsidR="00FE49F7" w:rsidRPr="00F03712" w:rsidRDefault="00FE49F7" w:rsidP="00953789">
            <w:pPr>
              <w:tabs>
                <w:tab w:val="left" w:pos="1218"/>
                <w:tab w:val="center" w:pos="2960"/>
              </w:tabs>
              <w:spacing w:before="80" w:after="80" w:line="360" w:lineRule="auto"/>
              <w:rPr>
                <w:rFonts w:cs="David"/>
                <w:sz w:val="24"/>
                <w:szCs w:val="24"/>
                <w:rtl/>
              </w:rPr>
            </w:pPr>
            <w:r w:rsidRPr="00F03712">
              <w:rPr>
                <w:rFonts w:cs="David" w:hint="cs"/>
                <w:b/>
                <w:bCs/>
                <w:sz w:val="24"/>
                <w:szCs w:val="24"/>
                <w:rtl/>
              </w:rPr>
              <w:t>הקמת ממשק בין מערכת ה</w:t>
            </w:r>
            <w:r w:rsidRPr="00F03712">
              <w:rPr>
                <w:rFonts w:cs="David" w:hint="cs"/>
                <w:b/>
                <w:bCs/>
                <w:sz w:val="24"/>
                <w:szCs w:val="24"/>
              </w:rPr>
              <w:t>ERP</w:t>
            </w:r>
            <w:r>
              <w:rPr>
                <w:rFonts w:cs="David" w:hint="cs"/>
                <w:b/>
                <w:bCs/>
                <w:sz w:val="24"/>
                <w:szCs w:val="24"/>
                <w:rtl/>
              </w:rPr>
              <w:t xml:space="preserve"> הצה"לית לבין מערכת </w:t>
            </w:r>
            <w:r w:rsidRPr="00F03712">
              <w:rPr>
                <w:rFonts w:cs="David" w:hint="cs"/>
                <w:b/>
                <w:bCs/>
                <w:sz w:val="24"/>
                <w:szCs w:val="24"/>
                <w:rtl/>
              </w:rPr>
              <w:t>ה</w:t>
            </w:r>
            <w:r w:rsidRPr="00F03712">
              <w:rPr>
                <w:rFonts w:cs="David"/>
                <w:b/>
                <w:bCs/>
                <w:sz w:val="24"/>
                <w:szCs w:val="24"/>
                <w:rtl/>
              </w:rPr>
              <w:t xml:space="preserve">חברה </w:t>
            </w:r>
            <w:r w:rsidRPr="00F03712">
              <w:rPr>
                <w:rFonts w:cs="David" w:hint="cs"/>
                <w:b/>
                <w:bCs/>
                <w:sz w:val="24"/>
                <w:szCs w:val="24"/>
                <w:rtl/>
              </w:rPr>
              <w:t>ה</w:t>
            </w:r>
            <w:r w:rsidRPr="00F03712">
              <w:rPr>
                <w:rFonts w:cs="David"/>
                <w:b/>
                <w:bCs/>
                <w:sz w:val="24"/>
                <w:szCs w:val="24"/>
                <w:rtl/>
              </w:rPr>
              <w:t>מפעילה</w:t>
            </w:r>
            <w:r w:rsidRPr="00F03712">
              <w:rPr>
                <w:rFonts w:cs="David" w:hint="cs"/>
                <w:sz w:val="24"/>
                <w:szCs w:val="24"/>
                <w:rtl/>
              </w:rPr>
              <w:t xml:space="preserve">- </w:t>
            </w:r>
            <w:r w:rsidRPr="00F03712">
              <w:rPr>
                <w:rFonts w:cs="David"/>
                <w:sz w:val="24"/>
                <w:szCs w:val="24"/>
                <w:rtl/>
              </w:rPr>
              <w:t xml:space="preserve"> </w:t>
            </w:r>
            <w:r>
              <w:rPr>
                <w:rFonts w:cs="David" w:hint="cs"/>
                <w:sz w:val="24"/>
                <w:szCs w:val="24"/>
                <w:rtl/>
              </w:rPr>
              <w:t>הממשק יוקם על בסיס</w:t>
            </w:r>
            <w:r w:rsidRPr="00F03712">
              <w:rPr>
                <w:rFonts w:cs="David" w:hint="cs"/>
                <w:sz w:val="24"/>
                <w:szCs w:val="24"/>
                <w:rtl/>
              </w:rPr>
              <w:t xml:space="preserve"> </w:t>
            </w:r>
            <w:r>
              <w:rPr>
                <w:rFonts w:cs="David" w:hint="cs"/>
                <w:sz w:val="24"/>
                <w:szCs w:val="24"/>
                <w:rtl/>
              </w:rPr>
              <w:t>"</w:t>
            </w:r>
            <w:r w:rsidRPr="00F03712">
              <w:rPr>
                <w:rFonts w:cs="David" w:hint="cs"/>
                <w:sz w:val="24"/>
                <w:szCs w:val="24"/>
                <w:rtl/>
              </w:rPr>
              <w:t>ממשק כספת</w:t>
            </w:r>
            <w:r>
              <w:rPr>
                <w:rFonts w:cs="David" w:hint="cs"/>
                <w:sz w:val="24"/>
                <w:szCs w:val="24"/>
                <w:rtl/>
              </w:rPr>
              <w:t>"</w:t>
            </w:r>
            <w:r w:rsidRPr="00F03712">
              <w:rPr>
                <w:rFonts w:cs="David" w:hint="cs"/>
                <w:sz w:val="24"/>
                <w:szCs w:val="24"/>
                <w:rtl/>
              </w:rPr>
              <w:t xml:space="preserve"> לפי פרוטוקול </w:t>
            </w:r>
            <w:r w:rsidRPr="00F03712">
              <w:rPr>
                <w:rFonts w:cs="David" w:hint="cs"/>
                <w:sz w:val="24"/>
                <w:szCs w:val="24"/>
              </w:rPr>
              <w:t>FTPS</w:t>
            </w:r>
            <w:r w:rsidRPr="00F03712">
              <w:rPr>
                <w:rFonts w:cs="David" w:hint="cs"/>
                <w:sz w:val="24"/>
                <w:szCs w:val="24"/>
                <w:rtl/>
              </w:rPr>
              <w:t>ׂׂׂ ובמסגרתו יועברו נתונים מרשת</w:t>
            </w:r>
            <w:r>
              <w:rPr>
                <w:rFonts w:cs="David" w:hint="cs"/>
                <w:sz w:val="24"/>
                <w:szCs w:val="24"/>
                <w:rtl/>
              </w:rPr>
              <w:t xml:space="preserve"> אזרחית לרשת הצבאית. הממשק מול החברה המפעילה</w:t>
            </w:r>
            <w:r w:rsidRPr="00F03712">
              <w:rPr>
                <w:rFonts w:cs="David"/>
                <w:sz w:val="24"/>
                <w:szCs w:val="24"/>
                <w:rtl/>
              </w:rPr>
              <w:t xml:space="preserve"> </w:t>
            </w:r>
            <w:r>
              <w:rPr>
                <w:rFonts w:cs="David" w:hint="cs"/>
                <w:sz w:val="24"/>
                <w:szCs w:val="24"/>
                <w:rtl/>
              </w:rPr>
              <w:t xml:space="preserve">ינוהל על גבי </w:t>
            </w:r>
            <w:r w:rsidRPr="00F03712">
              <w:rPr>
                <w:rFonts w:cs="David" w:hint="cs"/>
                <w:sz w:val="24"/>
                <w:szCs w:val="24"/>
                <w:rtl/>
              </w:rPr>
              <w:t xml:space="preserve">מספר מחשבים מוגדר ובעלי </w:t>
            </w:r>
            <w:r w:rsidRPr="00F03712">
              <w:rPr>
                <w:rFonts w:cs="David" w:hint="cs"/>
                <w:sz w:val="24"/>
                <w:szCs w:val="24"/>
              </w:rPr>
              <w:t>IP</w:t>
            </w:r>
            <w:r w:rsidRPr="00F03712">
              <w:rPr>
                <w:rFonts w:cs="David" w:hint="cs"/>
                <w:sz w:val="24"/>
                <w:szCs w:val="24"/>
                <w:rtl/>
              </w:rPr>
              <w:t xml:space="preserve"> קבוע אשר יסוכמו בתהליך האפיון. כמו כן, הרכב השדות הנשלחים בממשק קבוע ע</w:t>
            </w:r>
            <w:r>
              <w:rPr>
                <w:rFonts w:cs="David" w:hint="cs"/>
                <w:sz w:val="24"/>
                <w:szCs w:val="24"/>
                <w:rtl/>
              </w:rPr>
              <w:t>ל-פ</w:t>
            </w:r>
            <w:r w:rsidRPr="00F03712">
              <w:rPr>
                <w:rFonts w:cs="David" w:hint="cs"/>
                <w:sz w:val="24"/>
                <w:szCs w:val="24"/>
                <w:rtl/>
              </w:rPr>
              <w:t xml:space="preserve">י האפיון יבוצע בשלב 1. </w:t>
            </w:r>
          </w:p>
        </w:tc>
        <w:tc>
          <w:tcPr>
            <w:tcW w:w="1844" w:type="dxa"/>
            <w:shd w:val="clear" w:color="auto" w:fill="auto"/>
            <w:vAlign w:val="center"/>
          </w:tcPr>
          <w:p w:rsidR="00FE49F7" w:rsidRPr="00771AA6" w:rsidRDefault="00E42C12" w:rsidP="00953789">
            <w:pPr>
              <w:tabs>
                <w:tab w:val="left" w:pos="1218"/>
              </w:tabs>
              <w:spacing w:before="80" w:after="80" w:line="360" w:lineRule="auto"/>
              <w:rPr>
                <w:rFonts w:cs="David"/>
                <w:sz w:val="24"/>
                <w:szCs w:val="24"/>
                <w:rtl/>
              </w:rPr>
            </w:pPr>
            <w:r>
              <w:rPr>
                <w:rFonts w:cs="David" w:hint="cs"/>
                <w:sz w:val="24"/>
                <w:szCs w:val="24"/>
                <w:rtl/>
              </w:rPr>
              <w:t xml:space="preserve">עד </w:t>
            </w:r>
            <w:r w:rsidR="00FE49F7" w:rsidRPr="00771AA6">
              <w:rPr>
                <w:rFonts w:cs="David" w:hint="cs"/>
                <w:sz w:val="24"/>
                <w:szCs w:val="24"/>
                <w:rtl/>
              </w:rPr>
              <w:t>5 חודשים</w:t>
            </w:r>
            <w:r w:rsidR="00FE49F7" w:rsidRPr="00771AA6">
              <w:rPr>
                <w:rFonts w:cs="David" w:hint="eastAsia"/>
                <w:sz w:val="24"/>
                <w:szCs w:val="24"/>
                <w:rtl/>
              </w:rPr>
              <w:t xml:space="preserve"> ממועד</w:t>
            </w:r>
            <w:r w:rsidR="00FE49F7" w:rsidRPr="00771AA6">
              <w:rPr>
                <w:rFonts w:cs="David"/>
                <w:sz w:val="24"/>
                <w:szCs w:val="24"/>
                <w:rtl/>
              </w:rPr>
              <w:t xml:space="preserve"> </w:t>
            </w:r>
            <w:r w:rsidR="00FE49F7" w:rsidRPr="00771AA6">
              <w:rPr>
                <w:rFonts w:cs="David" w:hint="eastAsia"/>
                <w:sz w:val="24"/>
                <w:szCs w:val="24"/>
                <w:rtl/>
              </w:rPr>
              <w:t>הוצאת</w:t>
            </w:r>
            <w:r w:rsidR="00FE49F7" w:rsidRPr="00771AA6">
              <w:rPr>
                <w:rFonts w:cs="David"/>
                <w:sz w:val="24"/>
                <w:szCs w:val="24"/>
                <w:rtl/>
              </w:rPr>
              <w:t xml:space="preserve"> </w:t>
            </w:r>
            <w:r w:rsidR="00FE49F7" w:rsidRPr="00771AA6">
              <w:rPr>
                <w:rFonts w:cs="David" w:hint="eastAsia"/>
                <w:sz w:val="24"/>
                <w:szCs w:val="24"/>
                <w:rtl/>
              </w:rPr>
              <w:t>ההזמנה</w:t>
            </w:r>
            <w:r w:rsidR="00FE49F7" w:rsidRPr="00771AA6">
              <w:rPr>
                <w:rFonts w:cs="David"/>
                <w:sz w:val="24"/>
                <w:szCs w:val="24"/>
                <w:rtl/>
              </w:rPr>
              <w:t xml:space="preserve"> לחברה המפעילה</w:t>
            </w:r>
          </w:p>
        </w:tc>
      </w:tr>
      <w:tr w:rsidR="00085C2B" w:rsidTr="00FE49F7">
        <w:trPr>
          <w:cantSplit/>
          <w:trHeight w:val="1304"/>
        </w:trPr>
        <w:tc>
          <w:tcPr>
            <w:tcW w:w="702" w:type="dxa"/>
            <w:shd w:val="clear" w:color="auto" w:fill="auto"/>
            <w:vAlign w:val="center"/>
          </w:tcPr>
          <w:p w:rsidR="00FE49F7" w:rsidRPr="00F03712" w:rsidRDefault="003C4E39" w:rsidP="00953789">
            <w:pPr>
              <w:tabs>
                <w:tab w:val="left" w:pos="1218"/>
              </w:tabs>
              <w:spacing w:before="80" w:after="80" w:line="360" w:lineRule="auto"/>
              <w:rPr>
                <w:rFonts w:cs="David"/>
                <w:sz w:val="24"/>
                <w:szCs w:val="24"/>
                <w:rtl/>
              </w:rPr>
            </w:pPr>
            <w:r>
              <w:rPr>
                <w:rFonts w:cs="David" w:hint="cs"/>
                <w:sz w:val="24"/>
                <w:szCs w:val="24"/>
                <w:rtl/>
              </w:rPr>
              <w:t>5</w:t>
            </w:r>
          </w:p>
        </w:tc>
        <w:tc>
          <w:tcPr>
            <w:tcW w:w="6669" w:type="dxa"/>
            <w:shd w:val="clear" w:color="auto" w:fill="auto"/>
          </w:tcPr>
          <w:p w:rsidR="00FE49F7" w:rsidRPr="00F03712" w:rsidRDefault="00FE49F7" w:rsidP="00953789">
            <w:pPr>
              <w:tabs>
                <w:tab w:val="left" w:pos="1218"/>
                <w:tab w:val="center" w:pos="2960"/>
              </w:tabs>
              <w:spacing w:before="80" w:after="80" w:line="360" w:lineRule="auto"/>
              <w:rPr>
                <w:rFonts w:cs="David"/>
                <w:sz w:val="24"/>
                <w:szCs w:val="24"/>
                <w:rtl/>
              </w:rPr>
            </w:pPr>
            <w:r w:rsidRPr="00F03712">
              <w:rPr>
                <w:rFonts w:cs="David" w:hint="cs"/>
                <w:b/>
                <w:bCs/>
                <w:sz w:val="24"/>
                <w:szCs w:val="24"/>
                <w:rtl/>
              </w:rPr>
              <w:t xml:space="preserve">בדיקות </w:t>
            </w:r>
            <w:r w:rsidRPr="00F03712">
              <w:rPr>
                <w:rFonts w:cs="David" w:hint="cs"/>
                <w:sz w:val="24"/>
                <w:szCs w:val="24"/>
                <w:rtl/>
              </w:rPr>
              <w:t>- בדיקות של לוגיקת יצירת גלופת ההמרה ואמינות הנתונים, ליווי תהליך העברת וקליטת הנתונים ע"י מערכת המזמין. ק</w:t>
            </w:r>
            <w:r>
              <w:rPr>
                <w:rFonts w:cs="David" w:hint="cs"/>
                <w:sz w:val="24"/>
                <w:szCs w:val="24"/>
                <w:rtl/>
              </w:rPr>
              <w:t>יום הבדיקות בסביבות הבדיקות של החברה המפעילה</w:t>
            </w:r>
            <w:r w:rsidRPr="00F03712">
              <w:rPr>
                <w:rFonts w:cs="David" w:hint="cs"/>
                <w:sz w:val="24"/>
                <w:szCs w:val="24"/>
                <w:rtl/>
              </w:rPr>
              <w:t xml:space="preserve"> מול סביבות הבדיקות השונות של המזמין.</w:t>
            </w:r>
          </w:p>
        </w:tc>
        <w:tc>
          <w:tcPr>
            <w:tcW w:w="1844" w:type="dxa"/>
            <w:shd w:val="clear" w:color="auto" w:fill="auto"/>
            <w:vAlign w:val="center"/>
          </w:tcPr>
          <w:p w:rsidR="00FE49F7" w:rsidRPr="00771AA6" w:rsidRDefault="00E42C12" w:rsidP="00953789">
            <w:pPr>
              <w:tabs>
                <w:tab w:val="left" w:pos="1218"/>
              </w:tabs>
              <w:spacing w:before="80" w:after="80" w:line="360" w:lineRule="auto"/>
              <w:rPr>
                <w:rFonts w:cs="David"/>
                <w:sz w:val="24"/>
                <w:szCs w:val="24"/>
              </w:rPr>
            </w:pPr>
            <w:r>
              <w:rPr>
                <w:rFonts w:cs="David" w:hint="cs"/>
                <w:sz w:val="24"/>
                <w:szCs w:val="24"/>
                <w:rtl/>
              </w:rPr>
              <w:t xml:space="preserve">עד </w:t>
            </w:r>
            <w:r w:rsidR="00FE49F7" w:rsidRPr="00771AA6">
              <w:rPr>
                <w:rFonts w:cs="David" w:hint="cs"/>
                <w:sz w:val="24"/>
                <w:szCs w:val="24"/>
                <w:rtl/>
              </w:rPr>
              <w:t>6 חודשים</w:t>
            </w:r>
            <w:r w:rsidR="00FE49F7" w:rsidRPr="00771AA6">
              <w:rPr>
                <w:rFonts w:cs="David" w:hint="eastAsia"/>
                <w:sz w:val="24"/>
                <w:szCs w:val="24"/>
                <w:rtl/>
              </w:rPr>
              <w:t xml:space="preserve"> ממועד</w:t>
            </w:r>
            <w:r w:rsidR="00FE49F7" w:rsidRPr="00771AA6">
              <w:rPr>
                <w:rFonts w:cs="David"/>
                <w:sz w:val="24"/>
                <w:szCs w:val="24"/>
                <w:rtl/>
              </w:rPr>
              <w:t xml:space="preserve"> </w:t>
            </w:r>
            <w:r w:rsidR="00FE49F7" w:rsidRPr="00771AA6">
              <w:rPr>
                <w:rFonts w:cs="David" w:hint="eastAsia"/>
                <w:sz w:val="24"/>
                <w:szCs w:val="24"/>
                <w:rtl/>
              </w:rPr>
              <w:t>הוצאת</w:t>
            </w:r>
            <w:r w:rsidR="00FE49F7" w:rsidRPr="00771AA6">
              <w:rPr>
                <w:rFonts w:cs="David"/>
                <w:sz w:val="24"/>
                <w:szCs w:val="24"/>
                <w:rtl/>
              </w:rPr>
              <w:t xml:space="preserve"> </w:t>
            </w:r>
            <w:r w:rsidR="00FE49F7" w:rsidRPr="00771AA6">
              <w:rPr>
                <w:rFonts w:cs="David" w:hint="eastAsia"/>
                <w:sz w:val="24"/>
                <w:szCs w:val="24"/>
                <w:rtl/>
              </w:rPr>
              <w:t>ההזמנה</w:t>
            </w:r>
            <w:r w:rsidR="00FE49F7" w:rsidRPr="00771AA6">
              <w:rPr>
                <w:rFonts w:cs="David"/>
                <w:sz w:val="24"/>
                <w:szCs w:val="24"/>
                <w:rtl/>
              </w:rPr>
              <w:t xml:space="preserve"> לחברה המפעילה</w:t>
            </w:r>
          </w:p>
        </w:tc>
      </w:tr>
      <w:tr w:rsidR="00085C2B" w:rsidTr="00FE49F7">
        <w:trPr>
          <w:cantSplit/>
          <w:trHeight w:val="886"/>
        </w:trPr>
        <w:tc>
          <w:tcPr>
            <w:tcW w:w="702" w:type="dxa"/>
            <w:shd w:val="clear" w:color="auto" w:fill="auto"/>
            <w:vAlign w:val="center"/>
          </w:tcPr>
          <w:p w:rsidR="00FE49F7" w:rsidRPr="00F03712" w:rsidRDefault="003C4E39" w:rsidP="00953789">
            <w:pPr>
              <w:tabs>
                <w:tab w:val="left" w:pos="1218"/>
              </w:tabs>
              <w:spacing w:before="80" w:after="80" w:line="360" w:lineRule="auto"/>
              <w:rPr>
                <w:rFonts w:cs="David"/>
                <w:sz w:val="24"/>
                <w:szCs w:val="24"/>
                <w:rtl/>
              </w:rPr>
            </w:pPr>
            <w:r>
              <w:rPr>
                <w:rFonts w:cs="David" w:hint="cs"/>
                <w:sz w:val="24"/>
                <w:szCs w:val="24"/>
                <w:rtl/>
              </w:rPr>
              <w:t>6</w:t>
            </w:r>
          </w:p>
        </w:tc>
        <w:tc>
          <w:tcPr>
            <w:tcW w:w="6669" w:type="dxa"/>
            <w:shd w:val="clear" w:color="auto" w:fill="auto"/>
          </w:tcPr>
          <w:p w:rsidR="00FE49F7" w:rsidRPr="00F03712" w:rsidRDefault="00FE49F7" w:rsidP="00953789">
            <w:pPr>
              <w:tabs>
                <w:tab w:val="left" w:pos="1218"/>
              </w:tabs>
              <w:spacing w:before="80" w:after="80" w:line="360" w:lineRule="auto"/>
              <w:rPr>
                <w:rFonts w:cs="David"/>
                <w:sz w:val="24"/>
                <w:szCs w:val="24"/>
                <w:rtl/>
              </w:rPr>
            </w:pPr>
            <w:r w:rsidRPr="00F03712">
              <w:rPr>
                <w:rFonts w:cs="David" w:hint="cs"/>
                <w:b/>
                <w:bCs/>
                <w:sz w:val="24"/>
                <w:szCs w:val="24"/>
                <w:rtl/>
              </w:rPr>
              <w:t xml:space="preserve"> עלייה לאוויר</w:t>
            </w:r>
            <w:r w:rsidRPr="00F03712">
              <w:rPr>
                <w:rFonts w:cs="David" w:hint="cs"/>
                <w:sz w:val="24"/>
                <w:szCs w:val="24"/>
                <w:rtl/>
              </w:rPr>
              <w:t xml:space="preserve"> - </w:t>
            </w:r>
            <w:r w:rsidR="003F7BAA">
              <w:rPr>
                <w:rFonts w:cs="David" w:hint="cs"/>
                <w:sz w:val="24"/>
                <w:szCs w:val="24"/>
                <w:rtl/>
              </w:rPr>
              <w:t>הפעלת</w:t>
            </w:r>
            <w:r w:rsidRPr="00F03712">
              <w:rPr>
                <w:rFonts w:cs="David" w:hint="cs"/>
                <w:sz w:val="24"/>
                <w:szCs w:val="24"/>
                <w:rtl/>
              </w:rPr>
              <w:t xml:space="preserve"> הממשק בסביבת הייצור - </w:t>
            </w:r>
            <w:r w:rsidR="003F7BAA">
              <w:rPr>
                <w:rFonts w:cs="David" w:hint="cs"/>
                <w:sz w:val="24"/>
                <w:szCs w:val="24"/>
                <w:rtl/>
              </w:rPr>
              <w:t xml:space="preserve">על החברה המפעילה להיות ערוכה לביצוע בדיקות תקינות של המערכת בסביבת הייצור בשיתוף </w:t>
            </w:r>
            <w:r w:rsidRPr="00F03712">
              <w:rPr>
                <w:rFonts w:cs="David" w:hint="cs"/>
                <w:sz w:val="24"/>
                <w:szCs w:val="24"/>
                <w:rtl/>
              </w:rPr>
              <w:t xml:space="preserve">המזמין. </w:t>
            </w:r>
          </w:p>
        </w:tc>
        <w:tc>
          <w:tcPr>
            <w:tcW w:w="1844" w:type="dxa"/>
            <w:shd w:val="clear" w:color="auto" w:fill="auto"/>
            <w:vAlign w:val="center"/>
          </w:tcPr>
          <w:p w:rsidR="00FE49F7" w:rsidRPr="00771AA6" w:rsidRDefault="00E42C12" w:rsidP="00953789">
            <w:pPr>
              <w:tabs>
                <w:tab w:val="left" w:pos="1218"/>
              </w:tabs>
              <w:spacing w:before="80" w:after="80" w:line="360" w:lineRule="auto"/>
              <w:rPr>
                <w:rFonts w:cs="David"/>
                <w:sz w:val="24"/>
                <w:szCs w:val="24"/>
                <w:rtl/>
              </w:rPr>
            </w:pPr>
            <w:r>
              <w:rPr>
                <w:rFonts w:cs="David" w:hint="cs"/>
                <w:sz w:val="24"/>
                <w:szCs w:val="24"/>
                <w:rtl/>
              </w:rPr>
              <w:t xml:space="preserve">עד </w:t>
            </w:r>
            <w:r w:rsidR="00FE49F7" w:rsidRPr="00771AA6">
              <w:rPr>
                <w:rFonts w:cs="David" w:hint="cs"/>
                <w:sz w:val="24"/>
                <w:szCs w:val="24"/>
                <w:rtl/>
              </w:rPr>
              <w:t>7 חודשים</w:t>
            </w:r>
            <w:r w:rsidR="00FE49F7" w:rsidRPr="00771AA6">
              <w:rPr>
                <w:rFonts w:cs="David" w:hint="eastAsia"/>
                <w:sz w:val="24"/>
                <w:szCs w:val="24"/>
                <w:rtl/>
              </w:rPr>
              <w:t xml:space="preserve"> ממועד</w:t>
            </w:r>
            <w:r w:rsidR="00FE49F7" w:rsidRPr="00771AA6">
              <w:rPr>
                <w:rFonts w:cs="David"/>
                <w:sz w:val="24"/>
                <w:szCs w:val="24"/>
                <w:rtl/>
              </w:rPr>
              <w:t xml:space="preserve"> </w:t>
            </w:r>
            <w:r w:rsidR="00FE49F7" w:rsidRPr="00771AA6">
              <w:rPr>
                <w:rFonts w:cs="David" w:hint="eastAsia"/>
                <w:sz w:val="24"/>
                <w:szCs w:val="24"/>
                <w:rtl/>
              </w:rPr>
              <w:t>הוצאת</w:t>
            </w:r>
            <w:r w:rsidR="00FE49F7" w:rsidRPr="00771AA6">
              <w:rPr>
                <w:rFonts w:cs="David"/>
                <w:sz w:val="24"/>
                <w:szCs w:val="24"/>
                <w:rtl/>
              </w:rPr>
              <w:t xml:space="preserve"> </w:t>
            </w:r>
            <w:r w:rsidR="00FE49F7" w:rsidRPr="00771AA6">
              <w:rPr>
                <w:rFonts w:cs="David" w:hint="eastAsia"/>
                <w:sz w:val="24"/>
                <w:szCs w:val="24"/>
                <w:rtl/>
              </w:rPr>
              <w:t>ההזמנה</w:t>
            </w:r>
            <w:r w:rsidR="00FE49F7" w:rsidRPr="00771AA6">
              <w:rPr>
                <w:rFonts w:cs="David"/>
                <w:sz w:val="24"/>
                <w:szCs w:val="24"/>
                <w:rtl/>
              </w:rPr>
              <w:t xml:space="preserve"> לחברה המפעילה</w:t>
            </w:r>
          </w:p>
        </w:tc>
      </w:tr>
    </w:tbl>
    <w:p w:rsidR="00FE49F7" w:rsidRDefault="00FE49F7" w:rsidP="00953789">
      <w:pPr>
        <w:tabs>
          <w:tab w:val="num" w:pos="1403"/>
          <w:tab w:val="num" w:pos="1704"/>
          <w:tab w:val="left" w:pos="1842"/>
        </w:tabs>
        <w:spacing w:line="276" w:lineRule="auto"/>
        <w:ind w:left="2988"/>
        <w:rPr>
          <w:rFonts w:ascii="Arial" w:hAnsi="Arial" w:cs="David"/>
          <w:sz w:val="24"/>
          <w:szCs w:val="24"/>
          <w:rtl/>
        </w:rPr>
      </w:pPr>
    </w:p>
    <w:p w:rsidR="00FE49F7" w:rsidRDefault="00FE49F7" w:rsidP="00953789">
      <w:pPr>
        <w:numPr>
          <w:ilvl w:val="1"/>
          <w:numId w:val="41"/>
        </w:numPr>
        <w:tabs>
          <w:tab w:val="num" w:pos="1403"/>
          <w:tab w:val="left" w:pos="1842"/>
          <w:tab w:val="num" w:pos="2340"/>
        </w:tabs>
        <w:spacing w:line="360" w:lineRule="auto"/>
        <w:rPr>
          <w:rFonts w:ascii="Arial" w:hAnsi="Arial" w:cs="David"/>
          <w:sz w:val="24"/>
          <w:szCs w:val="24"/>
        </w:rPr>
      </w:pPr>
      <w:r w:rsidRPr="003932B6">
        <w:rPr>
          <w:rFonts w:ascii="Arial" w:hAnsi="Arial" w:cs="David" w:hint="cs"/>
          <w:sz w:val="24"/>
          <w:szCs w:val="24"/>
          <w:rtl/>
        </w:rPr>
        <w:t xml:space="preserve">במקרה של עיכוב בביצוע </w:t>
      </w:r>
      <w:r>
        <w:rPr>
          <w:rFonts w:ascii="Arial" w:hAnsi="Arial" w:cs="David" w:hint="cs"/>
          <w:sz w:val="24"/>
          <w:szCs w:val="24"/>
          <w:rtl/>
        </w:rPr>
        <w:t xml:space="preserve">הקמת ממשק הכספת שייגרם </w:t>
      </w:r>
      <w:r w:rsidRPr="003932B6">
        <w:rPr>
          <w:rFonts w:ascii="Arial" w:hAnsi="Arial" w:cs="David" w:hint="cs"/>
          <w:sz w:val="24"/>
          <w:szCs w:val="24"/>
          <w:rtl/>
        </w:rPr>
        <w:t>ע"י המשרד</w:t>
      </w:r>
      <w:r>
        <w:rPr>
          <w:rFonts w:ascii="Arial" w:hAnsi="Arial" w:cs="David" w:hint="cs"/>
          <w:sz w:val="24"/>
          <w:szCs w:val="24"/>
          <w:rtl/>
        </w:rPr>
        <w:t>, ככל שייגרם</w:t>
      </w:r>
      <w:r w:rsidR="00E42C12">
        <w:rPr>
          <w:rFonts w:ascii="Arial" w:hAnsi="Arial" w:cs="David" w:hint="cs"/>
          <w:sz w:val="24"/>
          <w:szCs w:val="24"/>
          <w:rtl/>
        </w:rPr>
        <w:t xml:space="preserve"> וזאת עד לתקופה מצטברת של 13 חודשים (7 חודשי התארגנות + 6 חודשי עיכוב) ממועד הוצאת ההזמנה</w:t>
      </w:r>
      <w:r>
        <w:rPr>
          <w:rFonts w:ascii="Arial" w:hAnsi="Arial" w:cs="David" w:hint="cs"/>
          <w:sz w:val="24"/>
          <w:szCs w:val="24"/>
          <w:rtl/>
        </w:rPr>
        <w:t>, לחברה המפעילה</w:t>
      </w:r>
      <w:r w:rsidRPr="003932B6">
        <w:rPr>
          <w:rFonts w:ascii="Arial" w:hAnsi="Arial" w:cs="David" w:hint="cs"/>
          <w:sz w:val="24"/>
          <w:szCs w:val="24"/>
          <w:rtl/>
        </w:rPr>
        <w:t xml:space="preserve"> לא יהיו טענות עקב העיכוב שנגרם</w:t>
      </w:r>
      <w:r>
        <w:rPr>
          <w:rFonts w:ascii="Arial" w:hAnsi="Arial" w:cs="David" w:hint="cs"/>
          <w:sz w:val="24"/>
          <w:szCs w:val="24"/>
          <w:rtl/>
        </w:rPr>
        <w:t>,</w:t>
      </w:r>
      <w:r w:rsidRPr="003932B6">
        <w:rPr>
          <w:rFonts w:ascii="Arial" w:hAnsi="Arial" w:cs="David" w:hint="cs"/>
          <w:sz w:val="24"/>
          <w:szCs w:val="24"/>
          <w:rtl/>
        </w:rPr>
        <w:t xml:space="preserve"> ומועדי האספקה של </w:t>
      </w:r>
      <w:r>
        <w:rPr>
          <w:rFonts w:ascii="Arial" w:hAnsi="Arial" w:cs="David" w:hint="cs"/>
          <w:sz w:val="24"/>
          <w:szCs w:val="24"/>
          <w:rtl/>
        </w:rPr>
        <w:t>ה</w:t>
      </w:r>
      <w:r w:rsidRPr="003932B6">
        <w:rPr>
          <w:rFonts w:ascii="Arial" w:hAnsi="Arial" w:cs="David" w:hint="cs"/>
          <w:sz w:val="24"/>
          <w:szCs w:val="24"/>
          <w:rtl/>
        </w:rPr>
        <w:t xml:space="preserve">חברה </w:t>
      </w:r>
      <w:r>
        <w:rPr>
          <w:rFonts w:ascii="Arial" w:hAnsi="Arial" w:cs="David" w:hint="cs"/>
          <w:sz w:val="24"/>
          <w:szCs w:val="24"/>
          <w:rtl/>
        </w:rPr>
        <w:t xml:space="preserve">המפעילה יעודכנו בהתאם ע"י  </w:t>
      </w:r>
      <w:r w:rsidRPr="003932B6">
        <w:rPr>
          <w:rFonts w:ascii="Arial" w:hAnsi="Arial" w:cs="David" w:hint="cs"/>
          <w:sz w:val="24"/>
          <w:szCs w:val="24"/>
          <w:rtl/>
        </w:rPr>
        <w:t>המשרד</w:t>
      </w:r>
      <w:r>
        <w:rPr>
          <w:rFonts w:ascii="Arial" w:hAnsi="Arial" w:cs="David" w:hint="cs"/>
          <w:sz w:val="24"/>
          <w:szCs w:val="24"/>
          <w:rtl/>
        </w:rPr>
        <w:t xml:space="preserve">. </w:t>
      </w:r>
    </w:p>
    <w:p w:rsidR="00FE49F7" w:rsidRDefault="00FE49F7" w:rsidP="00953789">
      <w:pPr>
        <w:tabs>
          <w:tab w:val="num" w:pos="1403"/>
          <w:tab w:val="left" w:pos="1842"/>
          <w:tab w:val="num" w:pos="2340"/>
        </w:tabs>
        <w:spacing w:line="360" w:lineRule="auto"/>
        <w:rPr>
          <w:rFonts w:ascii="Arial" w:hAnsi="Arial" w:cs="David"/>
          <w:sz w:val="24"/>
          <w:szCs w:val="24"/>
        </w:rPr>
      </w:pPr>
    </w:p>
    <w:p w:rsidR="00FE49F7" w:rsidRPr="008E6A8B" w:rsidRDefault="00FE49F7" w:rsidP="00953789">
      <w:pPr>
        <w:numPr>
          <w:ilvl w:val="1"/>
          <w:numId w:val="41"/>
        </w:numPr>
        <w:tabs>
          <w:tab w:val="num" w:pos="1403"/>
          <w:tab w:val="left" w:pos="1842"/>
          <w:tab w:val="num" w:pos="2340"/>
        </w:tabs>
        <w:spacing w:line="360" w:lineRule="auto"/>
        <w:rPr>
          <w:rFonts w:ascii="Arial" w:hAnsi="Arial" w:cs="David"/>
          <w:sz w:val="24"/>
          <w:szCs w:val="24"/>
        </w:rPr>
      </w:pPr>
      <w:r w:rsidRPr="005C4626">
        <w:rPr>
          <w:rFonts w:ascii="Arial" w:hAnsi="Arial" w:cs="David" w:hint="cs"/>
          <w:b/>
          <w:bCs/>
          <w:szCs w:val="24"/>
          <w:rtl/>
        </w:rPr>
        <w:t>פירוט שלבי הקמת ממשק העברת הנתונים בין החברה המפעילה לבין חברות הדלק</w:t>
      </w:r>
      <w:r>
        <w:rPr>
          <w:rFonts w:ascii="Arial" w:hAnsi="Arial" w:cs="David" w:hint="cs"/>
          <w:b/>
          <w:bCs/>
          <w:szCs w:val="24"/>
          <w:rtl/>
        </w:rPr>
        <w:t xml:space="preserve"> ו</w:t>
      </w:r>
      <w:r w:rsidR="00907E79">
        <w:rPr>
          <w:rFonts w:ascii="Arial" w:hAnsi="Arial" w:cs="David" w:hint="cs"/>
          <w:b/>
          <w:bCs/>
          <w:szCs w:val="24"/>
          <w:rtl/>
        </w:rPr>
        <w:t xml:space="preserve">החברה המפעילה את </w:t>
      </w:r>
      <w:r>
        <w:rPr>
          <w:rFonts w:ascii="Arial" w:hAnsi="Arial" w:cs="David" w:hint="cs"/>
          <w:b/>
          <w:bCs/>
          <w:szCs w:val="24"/>
          <w:rtl/>
        </w:rPr>
        <w:t xml:space="preserve">מערכת פטרו"ל </w:t>
      </w:r>
      <w:r w:rsidRPr="008E6A8B">
        <w:rPr>
          <w:rFonts w:ascii="Arial" w:hAnsi="Arial" w:cs="David" w:hint="cs"/>
          <w:sz w:val="24"/>
          <w:szCs w:val="24"/>
          <w:rtl/>
        </w:rPr>
        <w:t>:</w:t>
      </w:r>
    </w:p>
    <w:p w:rsidR="00FE49F7" w:rsidRPr="003D2230" w:rsidRDefault="00FE49F7" w:rsidP="00953789">
      <w:pPr>
        <w:spacing w:line="360" w:lineRule="auto"/>
        <w:rPr>
          <w:rFonts w:ascii="Arial" w:hAnsi="Arial" w:cs="David"/>
          <w:sz w:val="24"/>
          <w:szCs w:val="24"/>
          <w:rtl/>
        </w:rPr>
      </w:pPr>
    </w:p>
    <w:tbl>
      <w:tblPr>
        <w:bidiVisual/>
        <w:tblW w:w="8931" w:type="dxa"/>
        <w:tblInd w:w="5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6520"/>
        <w:gridCol w:w="1560"/>
      </w:tblGrid>
      <w:tr w:rsidR="00085C2B" w:rsidTr="00FE49F7">
        <w:trPr>
          <w:cantSplit/>
          <w:tblHeader/>
        </w:trPr>
        <w:tc>
          <w:tcPr>
            <w:tcW w:w="851" w:type="dxa"/>
          </w:tcPr>
          <w:p w:rsidR="00FE49F7" w:rsidRPr="00F03712" w:rsidRDefault="00FE49F7" w:rsidP="00953789">
            <w:pPr>
              <w:tabs>
                <w:tab w:val="left" w:pos="1218"/>
              </w:tabs>
              <w:spacing w:before="80" w:after="80"/>
              <w:rPr>
                <w:rFonts w:cs="David"/>
                <w:b/>
                <w:bCs/>
                <w:sz w:val="24"/>
                <w:szCs w:val="24"/>
                <w:rtl/>
              </w:rPr>
            </w:pPr>
            <w:r w:rsidRPr="00F03712">
              <w:rPr>
                <w:rFonts w:cs="David" w:hint="cs"/>
                <w:b/>
                <w:bCs/>
                <w:sz w:val="24"/>
                <w:szCs w:val="24"/>
                <w:rtl/>
              </w:rPr>
              <w:t>מס</w:t>
            </w:r>
            <w:r>
              <w:rPr>
                <w:rFonts w:cs="David" w:hint="cs"/>
                <w:b/>
                <w:bCs/>
                <w:sz w:val="24"/>
                <w:szCs w:val="24"/>
                <w:rtl/>
              </w:rPr>
              <w:t>'</w:t>
            </w:r>
          </w:p>
        </w:tc>
        <w:tc>
          <w:tcPr>
            <w:tcW w:w="6520" w:type="dxa"/>
          </w:tcPr>
          <w:p w:rsidR="00FE49F7" w:rsidRPr="00F03712" w:rsidRDefault="00BE3A70" w:rsidP="00953789">
            <w:pPr>
              <w:tabs>
                <w:tab w:val="left" w:pos="1218"/>
              </w:tabs>
              <w:spacing w:before="80" w:after="80"/>
              <w:rPr>
                <w:rFonts w:cs="David" w:hint="cs"/>
                <w:b/>
                <w:bCs/>
                <w:sz w:val="24"/>
                <w:szCs w:val="24"/>
                <w:rtl/>
              </w:rPr>
            </w:pPr>
            <w:r>
              <w:rPr>
                <w:rFonts w:cs="David" w:hint="cs"/>
                <w:b/>
                <w:bCs/>
                <w:sz w:val="24"/>
                <w:szCs w:val="24"/>
                <w:rtl/>
              </w:rPr>
              <w:t>תיאור השלב - פעילות החברה המפעילה</w:t>
            </w:r>
          </w:p>
        </w:tc>
        <w:tc>
          <w:tcPr>
            <w:tcW w:w="1560" w:type="dxa"/>
          </w:tcPr>
          <w:p w:rsidR="00FE49F7" w:rsidRPr="00F03712" w:rsidRDefault="00596D85" w:rsidP="00953789">
            <w:pPr>
              <w:tabs>
                <w:tab w:val="left" w:pos="1218"/>
              </w:tabs>
              <w:spacing w:before="80" w:after="80"/>
              <w:rPr>
                <w:rFonts w:cs="David"/>
                <w:b/>
                <w:bCs/>
                <w:sz w:val="24"/>
                <w:szCs w:val="24"/>
                <w:rtl/>
              </w:rPr>
            </w:pPr>
            <w:r>
              <w:rPr>
                <w:rFonts w:cs="David" w:hint="cs"/>
                <w:b/>
                <w:bCs/>
                <w:sz w:val="24"/>
                <w:szCs w:val="24"/>
                <w:rtl/>
              </w:rPr>
              <w:t>מועדים לביצוע</w:t>
            </w:r>
            <w:r w:rsidRPr="00F03712">
              <w:rPr>
                <w:rFonts w:cs="David" w:hint="cs"/>
                <w:b/>
                <w:bCs/>
                <w:sz w:val="24"/>
                <w:szCs w:val="24"/>
                <w:rtl/>
              </w:rPr>
              <w:t xml:space="preserve"> </w:t>
            </w:r>
            <w:r w:rsidR="00FE49F7" w:rsidRPr="00F03712">
              <w:rPr>
                <w:rFonts w:cs="David" w:hint="cs"/>
                <w:b/>
                <w:bCs/>
                <w:sz w:val="24"/>
                <w:szCs w:val="24"/>
                <w:rtl/>
              </w:rPr>
              <w:t xml:space="preserve">החל ממועד </w:t>
            </w:r>
            <w:r w:rsidR="00FE49F7">
              <w:rPr>
                <w:rFonts w:cs="David" w:hint="cs"/>
                <w:b/>
                <w:bCs/>
                <w:sz w:val="24"/>
                <w:szCs w:val="24"/>
                <w:rtl/>
              </w:rPr>
              <w:t>הודעת המשרד לחברה המפעילה</w:t>
            </w:r>
          </w:p>
        </w:tc>
      </w:tr>
      <w:tr w:rsidR="00085C2B" w:rsidTr="00FE49F7">
        <w:trPr>
          <w:cantSplit/>
          <w:trHeight w:val="1304"/>
        </w:trPr>
        <w:tc>
          <w:tcPr>
            <w:tcW w:w="851" w:type="dxa"/>
            <w:shd w:val="clear" w:color="auto" w:fill="auto"/>
            <w:vAlign w:val="center"/>
          </w:tcPr>
          <w:p w:rsidR="00FE49F7" w:rsidRPr="00F03712" w:rsidRDefault="00FE49F7" w:rsidP="00953789">
            <w:pPr>
              <w:tabs>
                <w:tab w:val="left" w:pos="1218"/>
              </w:tabs>
              <w:spacing w:before="80" w:after="80" w:line="480" w:lineRule="auto"/>
              <w:rPr>
                <w:rFonts w:cs="David"/>
                <w:sz w:val="24"/>
                <w:szCs w:val="24"/>
                <w:rtl/>
              </w:rPr>
            </w:pPr>
            <w:r w:rsidRPr="00F03712">
              <w:rPr>
                <w:rFonts w:cs="David" w:hint="cs"/>
                <w:sz w:val="24"/>
                <w:szCs w:val="24"/>
                <w:rtl/>
              </w:rPr>
              <w:t>1</w:t>
            </w:r>
          </w:p>
        </w:tc>
        <w:tc>
          <w:tcPr>
            <w:tcW w:w="6520" w:type="dxa"/>
            <w:shd w:val="clear" w:color="auto" w:fill="auto"/>
          </w:tcPr>
          <w:p w:rsidR="00FE49F7" w:rsidRPr="00F03712" w:rsidRDefault="00FE49F7" w:rsidP="00953789">
            <w:pPr>
              <w:tabs>
                <w:tab w:val="left" w:pos="1218"/>
              </w:tabs>
              <w:spacing w:before="80" w:after="80" w:line="360" w:lineRule="auto"/>
              <w:rPr>
                <w:rFonts w:cs="David"/>
                <w:sz w:val="24"/>
                <w:szCs w:val="24"/>
                <w:rtl/>
              </w:rPr>
            </w:pPr>
            <w:r w:rsidRPr="00F03712">
              <w:rPr>
                <w:rFonts w:cs="David" w:hint="cs"/>
                <w:b/>
                <w:bCs/>
                <w:sz w:val="24"/>
                <w:szCs w:val="24"/>
                <w:rtl/>
              </w:rPr>
              <w:t>תהליך איפיון</w:t>
            </w:r>
            <w:r w:rsidRPr="00F03712">
              <w:rPr>
                <w:rFonts w:cs="David" w:hint="cs"/>
                <w:sz w:val="24"/>
                <w:szCs w:val="24"/>
                <w:rtl/>
              </w:rPr>
              <w:t xml:space="preserve"> - אפיון ארכיטקטורת המערכת</w:t>
            </w:r>
            <w:r w:rsidRPr="00F03712">
              <w:rPr>
                <w:rFonts w:cs="David"/>
                <w:sz w:val="24"/>
                <w:szCs w:val="24"/>
                <w:rtl/>
              </w:rPr>
              <w:t xml:space="preserve">, </w:t>
            </w:r>
            <w:r w:rsidRPr="00F03712">
              <w:rPr>
                <w:rFonts w:cs="David" w:hint="cs"/>
                <w:sz w:val="24"/>
                <w:szCs w:val="24"/>
                <w:rtl/>
              </w:rPr>
              <w:t>מיפוי</w:t>
            </w:r>
            <w:r w:rsidRPr="00F03712">
              <w:rPr>
                <w:rFonts w:cs="David"/>
                <w:sz w:val="24"/>
                <w:szCs w:val="24"/>
                <w:rtl/>
              </w:rPr>
              <w:t xml:space="preserve"> </w:t>
            </w:r>
            <w:r w:rsidRPr="00F03712">
              <w:rPr>
                <w:rFonts w:cs="David" w:hint="cs"/>
                <w:sz w:val="24"/>
                <w:szCs w:val="24"/>
                <w:rtl/>
              </w:rPr>
              <w:t>שדות נתונים שיגזרו במסגרת ה"ממשק השחור" ממערכת ה</w:t>
            </w:r>
            <w:r w:rsidRPr="00F03712">
              <w:rPr>
                <w:rFonts w:cs="David"/>
                <w:sz w:val="24"/>
                <w:szCs w:val="24"/>
                <w:rtl/>
              </w:rPr>
              <w:t xml:space="preserve">חברה </w:t>
            </w:r>
            <w:r w:rsidRPr="00F03712">
              <w:rPr>
                <w:rFonts w:cs="David" w:hint="cs"/>
                <w:sz w:val="24"/>
                <w:szCs w:val="24"/>
                <w:rtl/>
              </w:rPr>
              <w:t>ה</w:t>
            </w:r>
            <w:r w:rsidRPr="00F03712">
              <w:rPr>
                <w:rFonts w:cs="David"/>
                <w:sz w:val="24"/>
                <w:szCs w:val="24"/>
                <w:rtl/>
              </w:rPr>
              <w:t>מפעילה</w:t>
            </w:r>
            <w:r>
              <w:rPr>
                <w:rFonts w:cs="David" w:hint="cs"/>
                <w:sz w:val="24"/>
                <w:szCs w:val="24"/>
                <w:rtl/>
              </w:rPr>
              <w:t xml:space="preserve"> </w:t>
            </w:r>
            <w:r w:rsidRPr="00F03712">
              <w:rPr>
                <w:rFonts w:cs="David" w:hint="cs"/>
                <w:sz w:val="24"/>
                <w:szCs w:val="24"/>
                <w:rtl/>
              </w:rPr>
              <w:t>למערכות חברות הדלק וממערכות חברות הדלק למערכת החברה המפעילה. בסוף שלב זה האפיון יועלה לאישור המזמין</w:t>
            </w:r>
            <w:r>
              <w:rPr>
                <w:rFonts w:cs="David" w:hint="cs"/>
                <w:sz w:val="24"/>
                <w:szCs w:val="24"/>
                <w:rtl/>
              </w:rPr>
              <w:t>.</w:t>
            </w:r>
          </w:p>
        </w:tc>
        <w:tc>
          <w:tcPr>
            <w:tcW w:w="1560" w:type="dxa"/>
            <w:shd w:val="clear" w:color="auto" w:fill="auto"/>
            <w:vAlign w:val="center"/>
          </w:tcPr>
          <w:p w:rsidR="00FE49F7" w:rsidRPr="00771AA6" w:rsidRDefault="00D0463D" w:rsidP="00953789">
            <w:pPr>
              <w:tabs>
                <w:tab w:val="left" w:pos="1218"/>
              </w:tabs>
              <w:spacing w:before="80" w:after="80" w:line="480" w:lineRule="auto"/>
              <w:rPr>
                <w:rFonts w:cs="David"/>
                <w:sz w:val="24"/>
                <w:szCs w:val="24"/>
                <w:rtl/>
              </w:rPr>
            </w:pPr>
            <w:r>
              <w:rPr>
                <w:rFonts w:cs="David" w:hint="cs"/>
                <w:sz w:val="24"/>
                <w:szCs w:val="24"/>
                <w:rtl/>
              </w:rPr>
              <w:t xml:space="preserve">עד </w:t>
            </w:r>
            <w:r w:rsidR="00FE49F7" w:rsidRPr="00771AA6">
              <w:rPr>
                <w:rFonts w:cs="David" w:hint="cs"/>
                <w:sz w:val="24"/>
                <w:szCs w:val="24"/>
                <w:rtl/>
              </w:rPr>
              <w:t>חודש ממועד הודעת המשרד לחברה המפעילה</w:t>
            </w:r>
          </w:p>
        </w:tc>
      </w:tr>
      <w:tr w:rsidR="00085C2B" w:rsidTr="00FE49F7">
        <w:trPr>
          <w:cantSplit/>
          <w:trHeight w:val="776"/>
        </w:trPr>
        <w:tc>
          <w:tcPr>
            <w:tcW w:w="851" w:type="dxa"/>
            <w:shd w:val="clear" w:color="auto" w:fill="auto"/>
            <w:vAlign w:val="center"/>
          </w:tcPr>
          <w:p w:rsidR="00FE49F7" w:rsidRPr="00F03712" w:rsidRDefault="00FE49F7" w:rsidP="00953789">
            <w:pPr>
              <w:tabs>
                <w:tab w:val="left" w:pos="1218"/>
              </w:tabs>
              <w:spacing w:before="80" w:after="80" w:line="480" w:lineRule="auto"/>
              <w:rPr>
                <w:rFonts w:cs="David"/>
                <w:sz w:val="24"/>
                <w:szCs w:val="24"/>
                <w:rtl/>
              </w:rPr>
            </w:pPr>
            <w:r w:rsidRPr="00F03712">
              <w:rPr>
                <w:rFonts w:cs="David" w:hint="cs"/>
                <w:sz w:val="24"/>
                <w:szCs w:val="24"/>
                <w:rtl/>
              </w:rPr>
              <w:t>2</w:t>
            </w:r>
          </w:p>
        </w:tc>
        <w:tc>
          <w:tcPr>
            <w:tcW w:w="6520" w:type="dxa"/>
            <w:shd w:val="clear" w:color="auto" w:fill="auto"/>
          </w:tcPr>
          <w:p w:rsidR="00FE49F7" w:rsidRPr="00F03712" w:rsidRDefault="00FE49F7" w:rsidP="00953789">
            <w:pPr>
              <w:tabs>
                <w:tab w:val="left" w:pos="1218"/>
              </w:tabs>
              <w:bidi w:val="0"/>
              <w:spacing w:before="80" w:after="80" w:line="360" w:lineRule="auto"/>
              <w:rPr>
                <w:rFonts w:cs="David"/>
                <w:sz w:val="24"/>
                <w:szCs w:val="24"/>
              </w:rPr>
            </w:pPr>
            <w:r w:rsidRPr="00F03712">
              <w:rPr>
                <w:rFonts w:cs="David" w:hint="cs"/>
                <w:b/>
                <w:bCs/>
                <w:sz w:val="24"/>
                <w:szCs w:val="24"/>
                <w:rtl/>
              </w:rPr>
              <w:t>מימוש</w:t>
            </w:r>
            <w:r w:rsidRPr="00F03712">
              <w:rPr>
                <w:rFonts w:cs="David"/>
                <w:b/>
                <w:bCs/>
                <w:sz w:val="24"/>
                <w:szCs w:val="24"/>
                <w:rtl/>
              </w:rPr>
              <w:t xml:space="preserve"> </w:t>
            </w:r>
            <w:r w:rsidRPr="00F03712">
              <w:rPr>
                <w:rFonts w:cs="David" w:hint="cs"/>
                <w:b/>
                <w:bCs/>
                <w:sz w:val="24"/>
                <w:szCs w:val="24"/>
                <w:rtl/>
              </w:rPr>
              <w:t>עפ"י האפיון</w:t>
            </w:r>
            <w:r w:rsidRPr="00F03712">
              <w:rPr>
                <w:rFonts w:cs="David" w:hint="cs"/>
                <w:sz w:val="24"/>
                <w:szCs w:val="24"/>
                <w:rtl/>
              </w:rPr>
              <w:t xml:space="preserve"> </w:t>
            </w:r>
            <w:r w:rsidRPr="00F03712">
              <w:rPr>
                <w:rFonts w:cs="David"/>
                <w:sz w:val="24"/>
                <w:szCs w:val="24"/>
                <w:rtl/>
              </w:rPr>
              <w:t>–</w:t>
            </w:r>
            <w:r w:rsidRPr="00F03712">
              <w:rPr>
                <w:rFonts w:cs="David" w:hint="cs"/>
                <w:sz w:val="24"/>
                <w:szCs w:val="24"/>
                <w:rtl/>
              </w:rPr>
              <w:t xml:space="preserve"> הקמת "הממשק השחור" בהתאם לאפיון הסופי אשר אושר ע"י המזמין.</w:t>
            </w:r>
          </w:p>
        </w:tc>
        <w:tc>
          <w:tcPr>
            <w:tcW w:w="1560" w:type="dxa"/>
            <w:shd w:val="clear" w:color="auto" w:fill="auto"/>
            <w:vAlign w:val="center"/>
          </w:tcPr>
          <w:p w:rsidR="00FE49F7" w:rsidRPr="00771AA6" w:rsidRDefault="00D0463D" w:rsidP="00953789">
            <w:pPr>
              <w:tabs>
                <w:tab w:val="left" w:pos="1218"/>
              </w:tabs>
              <w:spacing w:before="80" w:after="80" w:line="480" w:lineRule="auto"/>
              <w:rPr>
                <w:rFonts w:cs="David"/>
                <w:sz w:val="24"/>
                <w:szCs w:val="24"/>
                <w:rtl/>
              </w:rPr>
            </w:pPr>
            <w:r>
              <w:rPr>
                <w:rFonts w:cs="David" w:hint="cs"/>
                <w:sz w:val="24"/>
                <w:szCs w:val="24"/>
                <w:rtl/>
              </w:rPr>
              <w:t xml:space="preserve">עד </w:t>
            </w:r>
            <w:r w:rsidR="00FE49F7" w:rsidRPr="00771AA6">
              <w:rPr>
                <w:rFonts w:cs="David" w:hint="cs"/>
                <w:sz w:val="24"/>
                <w:szCs w:val="24"/>
                <w:rtl/>
              </w:rPr>
              <w:t>חודשיים ממועד הודעת המשרד לחברה המפעילה</w:t>
            </w:r>
          </w:p>
        </w:tc>
      </w:tr>
      <w:tr w:rsidR="00085C2B" w:rsidTr="00FE49F7">
        <w:trPr>
          <w:cantSplit/>
          <w:trHeight w:val="1304"/>
        </w:trPr>
        <w:tc>
          <w:tcPr>
            <w:tcW w:w="851" w:type="dxa"/>
            <w:shd w:val="clear" w:color="auto" w:fill="auto"/>
            <w:vAlign w:val="center"/>
          </w:tcPr>
          <w:p w:rsidR="00FE49F7" w:rsidRPr="00F03712" w:rsidRDefault="00FE49F7" w:rsidP="00953789">
            <w:pPr>
              <w:tabs>
                <w:tab w:val="left" w:pos="1218"/>
              </w:tabs>
              <w:spacing w:before="80" w:after="80" w:line="480" w:lineRule="auto"/>
              <w:rPr>
                <w:rFonts w:cs="David"/>
                <w:sz w:val="24"/>
                <w:szCs w:val="24"/>
                <w:rtl/>
              </w:rPr>
            </w:pPr>
            <w:r w:rsidRPr="00F03712">
              <w:rPr>
                <w:rFonts w:cs="David" w:hint="cs"/>
                <w:sz w:val="24"/>
                <w:szCs w:val="24"/>
                <w:rtl/>
              </w:rPr>
              <w:t>3</w:t>
            </w:r>
          </w:p>
        </w:tc>
        <w:tc>
          <w:tcPr>
            <w:tcW w:w="6520" w:type="dxa"/>
            <w:shd w:val="clear" w:color="auto" w:fill="auto"/>
          </w:tcPr>
          <w:p w:rsidR="00FE49F7" w:rsidRPr="00F03712" w:rsidRDefault="00FE49F7" w:rsidP="00953789">
            <w:pPr>
              <w:tabs>
                <w:tab w:val="left" w:pos="1218"/>
                <w:tab w:val="center" w:pos="2960"/>
              </w:tabs>
              <w:spacing w:before="80" w:after="80" w:line="360" w:lineRule="auto"/>
              <w:rPr>
                <w:rFonts w:cs="David"/>
                <w:sz w:val="24"/>
                <w:szCs w:val="24"/>
                <w:rtl/>
              </w:rPr>
            </w:pPr>
            <w:r w:rsidRPr="00F03712">
              <w:rPr>
                <w:rFonts w:cs="David" w:hint="cs"/>
                <w:b/>
                <w:bCs/>
                <w:sz w:val="24"/>
                <w:szCs w:val="24"/>
                <w:rtl/>
              </w:rPr>
              <w:t xml:space="preserve">בדיקת "ממשק שחור" </w:t>
            </w:r>
            <w:r w:rsidRPr="00F03712">
              <w:rPr>
                <w:rFonts w:cs="David"/>
                <w:b/>
                <w:bCs/>
                <w:sz w:val="24"/>
                <w:szCs w:val="24"/>
                <w:rtl/>
              </w:rPr>
              <w:t>–</w:t>
            </w:r>
            <w:r w:rsidRPr="00F03712">
              <w:rPr>
                <w:rFonts w:cs="David" w:hint="cs"/>
                <w:b/>
                <w:bCs/>
                <w:sz w:val="24"/>
                <w:szCs w:val="24"/>
                <w:rtl/>
              </w:rPr>
              <w:t xml:space="preserve"> </w:t>
            </w:r>
            <w:r w:rsidRPr="00F03712">
              <w:rPr>
                <w:rFonts w:cs="David" w:hint="cs"/>
                <w:sz w:val="24"/>
                <w:szCs w:val="24"/>
                <w:rtl/>
              </w:rPr>
              <w:t xml:space="preserve">באחריות החברה המפעילה לבצע סבבי בדיקות </w:t>
            </w:r>
            <w:r>
              <w:rPr>
                <w:rFonts w:cs="David" w:hint="cs"/>
                <w:sz w:val="24"/>
                <w:szCs w:val="24"/>
                <w:rtl/>
              </w:rPr>
              <w:t>(עם נתונים פיקטיביי</w:t>
            </w:r>
            <w:r>
              <w:rPr>
                <w:rFonts w:cs="David" w:hint="eastAsia"/>
                <w:sz w:val="24"/>
                <w:szCs w:val="24"/>
                <w:rtl/>
              </w:rPr>
              <w:t>ם</w:t>
            </w:r>
            <w:r>
              <w:rPr>
                <w:rFonts w:cs="David" w:hint="cs"/>
                <w:sz w:val="24"/>
                <w:szCs w:val="24"/>
                <w:rtl/>
              </w:rPr>
              <w:t xml:space="preserve"> או אמיתיים)</w:t>
            </w:r>
            <w:r w:rsidRPr="00F03712">
              <w:rPr>
                <w:rFonts w:cs="David" w:hint="cs"/>
                <w:sz w:val="24"/>
                <w:szCs w:val="24"/>
                <w:rtl/>
              </w:rPr>
              <w:t xml:space="preserve"> לממשק השחור</w:t>
            </w:r>
            <w:r>
              <w:rPr>
                <w:rFonts w:cs="David" w:hint="cs"/>
                <w:sz w:val="24"/>
                <w:szCs w:val="24"/>
                <w:rtl/>
              </w:rPr>
              <w:t xml:space="preserve"> </w:t>
            </w:r>
            <w:r w:rsidRPr="00F03712">
              <w:rPr>
                <w:rFonts w:cs="David" w:hint="cs"/>
                <w:sz w:val="24"/>
                <w:szCs w:val="24"/>
                <w:rtl/>
              </w:rPr>
              <w:t>בהיקף של:</w:t>
            </w:r>
          </w:p>
          <w:p w:rsidR="00FE49F7" w:rsidRPr="00F03712" w:rsidRDefault="00FE49F7" w:rsidP="00953789">
            <w:pPr>
              <w:pStyle w:val="ListParagraph"/>
              <w:numPr>
                <w:ilvl w:val="0"/>
                <w:numId w:val="3"/>
              </w:numPr>
              <w:tabs>
                <w:tab w:val="left" w:pos="1218"/>
                <w:tab w:val="center" w:pos="2960"/>
              </w:tabs>
              <w:spacing w:before="80" w:after="80" w:line="360" w:lineRule="auto"/>
              <w:rPr>
                <w:rFonts w:cs="David"/>
                <w:sz w:val="24"/>
                <w:szCs w:val="24"/>
              </w:rPr>
            </w:pPr>
            <w:r w:rsidRPr="00F03712">
              <w:rPr>
                <w:rFonts w:cs="David" w:hint="cs"/>
                <w:sz w:val="24"/>
                <w:szCs w:val="24"/>
                <w:rtl/>
              </w:rPr>
              <w:t>לכל הפחות 10 פעולות תדלוק</w:t>
            </w:r>
            <w:r>
              <w:rPr>
                <w:rFonts w:cs="David" w:hint="cs"/>
                <w:sz w:val="24"/>
                <w:szCs w:val="24"/>
                <w:rtl/>
              </w:rPr>
              <w:t xml:space="preserve"> ברכבי המשרד</w:t>
            </w:r>
            <w:r w:rsidRPr="00F03712">
              <w:rPr>
                <w:rFonts w:cs="David" w:hint="cs"/>
                <w:sz w:val="24"/>
                <w:szCs w:val="24"/>
                <w:rtl/>
              </w:rPr>
              <w:t xml:space="preserve"> בכל אחת </w:t>
            </w:r>
            <w:r>
              <w:rPr>
                <w:rFonts w:cs="David" w:hint="cs"/>
                <w:sz w:val="24"/>
                <w:szCs w:val="24"/>
                <w:rtl/>
              </w:rPr>
              <w:t>מן חברות הדלק</w:t>
            </w:r>
            <w:r w:rsidRPr="00F03712">
              <w:rPr>
                <w:rFonts w:cs="David" w:hint="cs"/>
                <w:sz w:val="24"/>
                <w:szCs w:val="24"/>
                <w:rtl/>
              </w:rPr>
              <w:t>.</w:t>
            </w:r>
          </w:p>
          <w:p w:rsidR="00FE49F7" w:rsidRPr="00F03712" w:rsidRDefault="00FE49F7" w:rsidP="00953789">
            <w:pPr>
              <w:pStyle w:val="ListParagraph"/>
              <w:numPr>
                <w:ilvl w:val="0"/>
                <w:numId w:val="3"/>
              </w:numPr>
              <w:tabs>
                <w:tab w:val="left" w:pos="1218"/>
                <w:tab w:val="center" w:pos="2960"/>
              </w:tabs>
              <w:spacing w:before="80" w:after="80" w:line="360" w:lineRule="auto"/>
              <w:rPr>
                <w:rFonts w:cs="David"/>
                <w:sz w:val="24"/>
                <w:szCs w:val="24"/>
              </w:rPr>
            </w:pPr>
            <w:r w:rsidRPr="00F03712">
              <w:rPr>
                <w:rFonts w:cs="David" w:hint="cs"/>
                <w:sz w:val="24"/>
                <w:szCs w:val="24"/>
                <w:rtl/>
              </w:rPr>
              <w:t>לכל הפחות על פני תקופת זמן של שבועיים.</w:t>
            </w:r>
          </w:p>
          <w:p w:rsidR="00FE49F7" w:rsidRPr="000B3F34" w:rsidRDefault="00FE49F7" w:rsidP="00953789">
            <w:pPr>
              <w:tabs>
                <w:tab w:val="left" w:pos="1218"/>
                <w:tab w:val="center" w:pos="2960"/>
              </w:tabs>
              <w:spacing w:before="80" w:after="80" w:line="360" w:lineRule="auto"/>
              <w:rPr>
                <w:rFonts w:cs="David"/>
                <w:sz w:val="24"/>
                <w:szCs w:val="24"/>
                <w:rtl/>
              </w:rPr>
            </w:pPr>
            <w:r w:rsidRPr="00F03712">
              <w:rPr>
                <w:rFonts w:cs="David" w:hint="cs"/>
                <w:sz w:val="24"/>
                <w:szCs w:val="24"/>
                <w:rtl/>
              </w:rPr>
              <w:t>סיכום של כלל הבדיקות יועבר למזמין</w:t>
            </w:r>
            <w:r>
              <w:rPr>
                <w:rFonts w:cs="David" w:hint="cs"/>
                <w:sz w:val="24"/>
                <w:szCs w:val="24"/>
                <w:rtl/>
              </w:rPr>
              <w:t xml:space="preserve">. </w:t>
            </w:r>
          </w:p>
        </w:tc>
        <w:tc>
          <w:tcPr>
            <w:tcW w:w="1560" w:type="dxa"/>
            <w:shd w:val="clear" w:color="auto" w:fill="auto"/>
            <w:vAlign w:val="center"/>
          </w:tcPr>
          <w:p w:rsidR="00FE49F7" w:rsidRPr="00771AA6" w:rsidRDefault="00D0463D" w:rsidP="00953789">
            <w:pPr>
              <w:tabs>
                <w:tab w:val="left" w:pos="1218"/>
              </w:tabs>
              <w:spacing w:before="80" w:after="80" w:line="480" w:lineRule="auto"/>
              <w:rPr>
                <w:rFonts w:cs="David"/>
                <w:sz w:val="24"/>
                <w:szCs w:val="24"/>
                <w:rtl/>
              </w:rPr>
            </w:pPr>
            <w:r>
              <w:rPr>
                <w:rFonts w:cs="David" w:hint="cs"/>
                <w:sz w:val="24"/>
                <w:szCs w:val="24"/>
                <w:rtl/>
              </w:rPr>
              <w:t>עד 3</w:t>
            </w:r>
            <w:r w:rsidR="00FE49F7" w:rsidRPr="00771AA6">
              <w:rPr>
                <w:rFonts w:cs="David" w:hint="cs"/>
                <w:sz w:val="24"/>
                <w:szCs w:val="24"/>
                <w:rtl/>
              </w:rPr>
              <w:t xml:space="preserve"> חודשים</w:t>
            </w:r>
            <w:r w:rsidR="00596D85">
              <w:rPr>
                <w:rFonts w:cs="David" w:hint="cs"/>
                <w:sz w:val="24"/>
                <w:szCs w:val="24"/>
                <w:rtl/>
              </w:rPr>
              <w:t xml:space="preserve"> </w:t>
            </w:r>
            <w:r w:rsidR="00FE49F7" w:rsidRPr="00771AA6">
              <w:rPr>
                <w:rFonts w:cs="David" w:hint="cs"/>
                <w:sz w:val="24"/>
                <w:szCs w:val="24"/>
                <w:rtl/>
              </w:rPr>
              <w:t>ממועד הודעת המשרד לחברה המפעילה</w:t>
            </w:r>
          </w:p>
        </w:tc>
      </w:tr>
    </w:tbl>
    <w:p w:rsidR="00FE49F7" w:rsidRDefault="00FE49F7" w:rsidP="00953789">
      <w:pPr>
        <w:spacing w:line="360" w:lineRule="auto"/>
        <w:ind w:left="2271"/>
        <w:rPr>
          <w:rFonts w:ascii="Arial" w:hAnsi="Arial" w:cs="David"/>
          <w:b/>
          <w:bCs/>
          <w:szCs w:val="24"/>
          <w:rtl/>
        </w:rPr>
      </w:pPr>
    </w:p>
    <w:p w:rsidR="00FE49F7" w:rsidRDefault="00FE49F7" w:rsidP="00953789">
      <w:pPr>
        <w:spacing w:line="360" w:lineRule="auto"/>
        <w:ind w:left="2271"/>
        <w:rPr>
          <w:rFonts w:ascii="Arial" w:hAnsi="Arial" w:cs="David"/>
          <w:b/>
          <w:bCs/>
          <w:szCs w:val="24"/>
          <w:rtl/>
        </w:rPr>
      </w:pPr>
    </w:p>
    <w:p w:rsidR="00FE49F7" w:rsidRDefault="00FE49F7" w:rsidP="00953789">
      <w:pPr>
        <w:spacing w:line="360" w:lineRule="auto"/>
        <w:ind w:left="2271"/>
        <w:rPr>
          <w:rFonts w:ascii="Arial" w:hAnsi="Arial" w:cs="David"/>
          <w:b/>
          <w:bCs/>
          <w:szCs w:val="24"/>
          <w:rtl/>
        </w:rPr>
      </w:pPr>
    </w:p>
    <w:p w:rsidR="00FE49F7" w:rsidRDefault="00FE49F7" w:rsidP="00953789">
      <w:pPr>
        <w:spacing w:line="360" w:lineRule="auto"/>
        <w:ind w:left="2271"/>
        <w:rPr>
          <w:rFonts w:ascii="Arial" w:hAnsi="Arial" w:cs="David" w:hint="cs"/>
          <w:b/>
          <w:bCs/>
          <w:szCs w:val="24"/>
          <w:rtl/>
        </w:rPr>
      </w:pPr>
    </w:p>
    <w:p w:rsidR="00FE49F7" w:rsidRDefault="00FE49F7" w:rsidP="00953789">
      <w:pPr>
        <w:spacing w:line="360" w:lineRule="auto"/>
        <w:ind w:left="2271"/>
        <w:rPr>
          <w:rFonts w:ascii="Arial" w:hAnsi="Arial" w:cs="David"/>
          <w:b/>
          <w:bCs/>
          <w:szCs w:val="24"/>
          <w:rtl/>
        </w:rPr>
      </w:pPr>
    </w:p>
    <w:p w:rsidR="00FE49F7" w:rsidRDefault="00FE49F7" w:rsidP="00953789">
      <w:pPr>
        <w:spacing w:line="360" w:lineRule="auto"/>
        <w:ind w:left="2271"/>
        <w:rPr>
          <w:rFonts w:ascii="Arial" w:hAnsi="Arial" w:cs="David"/>
          <w:b/>
          <w:bCs/>
          <w:szCs w:val="24"/>
          <w:rtl/>
        </w:rPr>
      </w:pPr>
    </w:p>
    <w:p w:rsidR="00FE49F7" w:rsidRDefault="00FE49F7" w:rsidP="00953789">
      <w:pPr>
        <w:spacing w:line="360" w:lineRule="auto"/>
        <w:ind w:left="2271"/>
        <w:rPr>
          <w:rFonts w:ascii="Arial" w:hAnsi="Arial" w:cs="David"/>
          <w:b/>
          <w:bCs/>
          <w:szCs w:val="24"/>
          <w:rtl/>
        </w:rPr>
      </w:pPr>
    </w:p>
    <w:p w:rsidR="00FE49F7" w:rsidRDefault="00FE49F7" w:rsidP="00953789">
      <w:pPr>
        <w:bidi w:val="0"/>
        <w:ind w:left="1134"/>
        <w:rPr>
          <w:rFonts w:ascii="Arial" w:hAnsi="Arial" w:cs="David"/>
          <w:b/>
          <w:bCs/>
          <w:szCs w:val="24"/>
        </w:rPr>
      </w:pPr>
      <w:r>
        <w:rPr>
          <w:rFonts w:ascii="Arial" w:hAnsi="Arial" w:cs="David"/>
          <w:b/>
          <w:bCs/>
          <w:szCs w:val="24"/>
          <w:rtl/>
        </w:rPr>
        <w:br w:type="page"/>
      </w:r>
    </w:p>
    <w:p w:rsidR="00FE49F7" w:rsidRPr="00BA5B45" w:rsidRDefault="00FE49F7" w:rsidP="00953789">
      <w:pPr>
        <w:numPr>
          <w:ilvl w:val="1"/>
          <w:numId w:val="41"/>
        </w:numPr>
        <w:tabs>
          <w:tab w:val="num" w:pos="1403"/>
          <w:tab w:val="left" w:pos="1842"/>
          <w:tab w:val="num" w:pos="2340"/>
        </w:tabs>
        <w:spacing w:line="360" w:lineRule="auto"/>
        <w:rPr>
          <w:rFonts w:ascii="Arial" w:hAnsi="Arial" w:cs="David"/>
          <w:b/>
          <w:bCs/>
          <w:szCs w:val="24"/>
          <w:rtl/>
        </w:rPr>
      </w:pPr>
      <w:r w:rsidRPr="00BA5B45">
        <w:rPr>
          <w:rFonts w:ascii="Arial" w:hAnsi="Arial" w:cs="David" w:hint="eastAsia"/>
          <w:b/>
          <w:bCs/>
          <w:szCs w:val="24"/>
          <w:rtl/>
        </w:rPr>
        <w:t>פירוט</w:t>
      </w:r>
      <w:r w:rsidRPr="00BA5B45">
        <w:rPr>
          <w:rFonts w:ascii="Arial" w:hAnsi="Arial" w:cs="David"/>
          <w:b/>
          <w:bCs/>
          <w:szCs w:val="24"/>
          <w:rtl/>
        </w:rPr>
        <w:t xml:space="preserve"> </w:t>
      </w:r>
      <w:r w:rsidRPr="00BA5B45">
        <w:rPr>
          <w:rFonts w:ascii="Arial" w:hAnsi="Arial" w:cs="David" w:hint="eastAsia"/>
          <w:b/>
          <w:bCs/>
          <w:szCs w:val="24"/>
          <w:rtl/>
        </w:rPr>
        <w:t>שלבי</w:t>
      </w:r>
      <w:r w:rsidRPr="00BA5B45">
        <w:rPr>
          <w:rFonts w:ascii="Arial" w:hAnsi="Arial" w:cs="David"/>
          <w:b/>
          <w:bCs/>
          <w:szCs w:val="24"/>
          <w:rtl/>
        </w:rPr>
        <w:t xml:space="preserve"> </w:t>
      </w:r>
      <w:r w:rsidRPr="00BA5B45">
        <w:rPr>
          <w:rFonts w:ascii="Arial" w:hAnsi="Arial" w:cs="David" w:hint="eastAsia"/>
          <w:b/>
          <w:bCs/>
          <w:szCs w:val="24"/>
          <w:rtl/>
        </w:rPr>
        <w:t>הקמת</w:t>
      </w:r>
      <w:r w:rsidRPr="00BA5B45">
        <w:rPr>
          <w:rFonts w:ascii="Arial" w:hAnsi="Arial" w:cs="David"/>
          <w:b/>
          <w:bCs/>
          <w:szCs w:val="24"/>
          <w:rtl/>
        </w:rPr>
        <w:t xml:space="preserve"> </w:t>
      </w:r>
      <w:r w:rsidRPr="00BA5B45">
        <w:rPr>
          <w:rFonts w:ascii="Arial" w:hAnsi="Arial" w:cs="David" w:hint="eastAsia"/>
          <w:b/>
          <w:bCs/>
          <w:szCs w:val="24"/>
          <w:rtl/>
        </w:rPr>
        <w:t>ממשק</w:t>
      </w:r>
      <w:r w:rsidRPr="00BA5B45">
        <w:rPr>
          <w:rFonts w:ascii="Arial" w:hAnsi="Arial" w:cs="David"/>
          <w:b/>
          <w:bCs/>
          <w:szCs w:val="24"/>
          <w:rtl/>
        </w:rPr>
        <w:t xml:space="preserve"> </w:t>
      </w:r>
      <w:r w:rsidRPr="00BA5B45">
        <w:rPr>
          <w:rFonts w:ascii="Arial" w:hAnsi="Arial" w:cs="David" w:hint="eastAsia"/>
          <w:b/>
          <w:bCs/>
          <w:szCs w:val="24"/>
          <w:rtl/>
        </w:rPr>
        <w:t>בין</w:t>
      </w:r>
      <w:r w:rsidRPr="00BA5B45">
        <w:rPr>
          <w:rFonts w:ascii="Arial" w:hAnsi="Arial" w:cs="David"/>
          <w:b/>
          <w:bCs/>
          <w:szCs w:val="24"/>
          <w:rtl/>
        </w:rPr>
        <w:t xml:space="preserve"> </w:t>
      </w:r>
      <w:r w:rsidRPr="00BA5B45">
        <w:rPr>
          <w:rFonts w:ascii="Arial" w:hAnsi="Arial" w:cs="David" w:hint="eastAsia"/>
          <w:b/>
          <w:bCs/>
          <w:szCs w:val="24"/>
          <w:rtl/>
        </w:rPr>
        <w:t>החברה</w:t>
      </w:r>
      <w:r w:rsidRPr="00BA5B45">
        <w:rPr>
          <w:rFonts w:ascii="Arial" w:hAnsi="Arial" w:cs="David"/>
          <w:b/>
          <w:bCs/>
          <w:szCs w:val="24"/>
          <w:rtl/>
        </w:rPr>
        <w:t xml:space="preserve"> </w:t>
      </w:r>
      <w:r w:rsidRPr="00BA5B45">
        <w:rPr>
          <w:rFonts w:ascii="Arial" w:hAnsi="Arial" w:cs="David" w:hint="eastAsia"/>
          <w:b/>
          <w:bCs/>
          <w:szCs w:val="24"/>
          <w:rtl/>
        </w:rPr>
        <w:t>המפעילה</w:t>
      </w:r>
      <w:r w:rsidRPr="00BA5B45">
        <w:rPr>
          <w:rFonts w:ascii="Arial" w:hAnsi="Arial" w:cs="David"/>
          <w:b/>
          <w:bCs/>
          <w:szCs w:val="24"/>
          <w:rtl/>
        </w:rPr>
        <w:t xml:space="preserve"> </w:t>
      </w:r>
      <w:r w:rsidRPr="00BA5B45">
        <w:rPr>
          <w:rFonts w:ascii="Arial" w:hAnsi="Arial" w:cs="David" w:hint="eastAsia"/>
          <w:b/>
          <w:bCs/>
          <w:szCs w:val="24"/>
          <w:rtl/>
        </w:rPr>
        <w:t>לבין</w:t>
      </w:r>
      <w:r w:rsidRPr="00BA5B45">
        <w:rPr>
          <w:rFonts w:ascii="Arial" w:hAnsi="Arial" w:cs="David"/>
          <w:b/>
          <w:bCs/>
          <w:szCs w:val="24"/>
          <w:rtl/>
        </w:rPr>
        <w:t xml:space="preserve"> </w:t>
      </w:r>
      <w:r w:rsidRPr="00BA5B45">
        <w:rPr>
          <w:rFonts w:ascii="Arial" w:hAnsi="Arial" w:cs="David" w:hint="eastAsia"/>
          <w:b/>
          <w:bCs/>
          <w:szCs w:val="24"/>
          <w:rtl/>
        </w:rPr>
        <w:t>חברת</w:t>
      </w:r>
      <w:r w:rsidRPr="00BA5B45">
        <w:rPr>
          <w:rFonts w:ascii="Arial" w:hAnsi="Arial" w:cs="David"/>
          <w:b/>
          <w:bCs/>
          <w:szCs w:val="24"/>
          <w:rtl/>
        </w:rPr>
        <w:t xml:space="preserve"> </w:t>
      </w:r>
      <w:r w:rsidRPr="00BA5B45">
        <w:rPr>
          <w:rFonts w:ascii="Arial" w:hAnsi="Arial" w:cs="David" w:hint="eastAsia"/>
          <w:b/>
          <w:bCs/>
          <w:szCs w:val="24"/>
          <w:rtl/>
        </w:rPr>
        <w:t>התקני</w:t>
      </w:r>
      <w:r w:rsidRPr="00BA5B45">
        <w:rPr>
          <w:rFonts w:ascii="Arial" w:hAnsi="Arial" w:cs="David"/>
          <w:b/>
          <w:bCs/>
          <w:szCs w:val="24"/>
          <w:rtl/>
        </w:rPr>
        <w:t xml:space="preserve"> </w:t>
      </w:r>
      <w:r w:rsidRPr="00BA5B45">
        <w:rPr>
          <w:rFonts w:ascii="Arial" w:hAnsi="Arial" w:cs="David" w:hint="eastAsia"/>
          <w:b/>
          <w:bCs/>
          <w:szCs w:val="24"/>
          <w:rtl/>
        </w:rPr>
        <w:t>התדלוק</w:t>
      </w:r>
      <w:r w:rsidRPr="00BA5B45">
        <w:rPr>
          <w:rFonts w:ascii="Arial" w:hAnsi="Arial" w:cs="David"/>
          <w:b/>
          <w:bCs/>
          <w:szCs w:val="24"/>
          <w:rtl/>
        </w:rPr>
        <w:t>:</w:t>
      </w:r>
      <w:r w:rsidR="003A4D0A">
        <w:rPr>
          <w:rFonts w:ascii="Arial" w:hAnsi="Arial" w:cs="David" w:hint="cs"/>
          <w:b/>
          <w:bCs/>
          <w:szCs w:val="24"/>
          <w:rtl/>
        </w:rPr>
        <w:br/>
      </w:r>
    </w:p>
    <w:tbl>
      <w:tblPr>
        <w:bidiVisual/>
        <w:tblW w:w="8931" w:type="dxa"/>
        <w:tblInd w:w="5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9"/>
        <w:gridCol w:w="6660"/>
        <w:gridCol w:w="1702"/>
      </w:tblGrid>
      <w:tr w:rsidR="00085C2B" w:rsidTr="00FE49F7">
        <w:trPr>
          <w:cantSplit/>
          <w:trHeight w:val="1228"/>
          <w:tblHeader/>
        </w:trPr>
        <w:tc>
          <w:tcPr>
            <w:tcW w:w="569" w:type="dxa"/>
          </w:tcPr>
          <w:p w:rsidR="00FE49F7" w:rsidRPr="00F03712" w:rsidRDefault="00FE49F7" w:rsidP="00953789">
            <w:pPr>
              <w:tabs>
                <w:tab w:val="left" w:pos="1218"/>
              </w:tabs>
              <w:spacing w:before="80" w:after="80"/>
              <w:rPr>
                <w:rFonts w:cs="David"/>
                <w:b/>
                <w:bCs/>
                <w:sz w:val="24"/>
                <w:szCs w:val="24"/>
                <w:rtl/>
              </w:rPr>
            </w:pPr>
            <w:r w:rsidRPr="00F03712">
              <w:rPr>
                <w:rFonts w:cs="David" w:hint="cs"/>
                <w:b/>
                <w:bCs/>
                <w:sz w:val="24"/>
                <w:szCs w:val="24"/>
                <w:rtl/>
              </w:rPr>
              <w:t>מס</w:t>
            </w:r>
            <w:r>
              <w:rPr>
                <w:rFonts w:cs="David" w:hint="cs"/>
                <w:b/>
                <w:bCs/>
                <w:sz w:val="24"/>
                <w:szCs w:val="24"/>
                <w:rtl/>
              </w:rPr>
              <w:t>'</w:t>
            </w:r>
          </w:p>
        </w:tc>
        <w:tc>
          <w:tcPr>
            <w:tcW w:w="6660" w:type="dxa"/>
          </w:tcPr>
          <w:p w:rsidR="00FE49F7" w:rsidRPr="00F03712" w:rsidRDefault="00FE49F7" w:rsidP="00953789">
            <w:pPr>
              <w:tabs>
                <w:tab w:val="left" w:pos="1218"/>
              </w:tabs>
              <w:spacing w:before="80" w:after="80"/>
              <w:rPr>
                <w:rFonts w:cs="David"/>
                <w:b/>
                <w:bCs/>
                <w:sz w:val="24"/>
                <w:szCs w:val="24"/>
                <w:rtl/>
              </w:rPr>
            </w:pPr>
            <w:r w:rsidRPr="00F03712">
              <w:rPr>
                <w:rFonts w:cs="David" w:hint="cs"/>
                <w:b/>
                <w:bCs/>
                <w:sz w:val="24"/>
                <w:szCs w:val="24"/>
                <w:rtl/>
              </w:rPr>
              <w:t>תיאור השלב - פעילות ה</w:t>
            </w:r>
            <w:r w:rsidR="00BE3A70">
              <w:rPr>
                <w:rFonts w:cs="David" w:hint="cs"/>
                <w:b/>
                <w:bCs/>
                <w:sz w:val="24"/>
                <w:szCs w:val="24"/>
                <w:rtl/>
              </w:rPr>
              <w:t>חברה המפעילה</w:t>
            </w:r>
          </w:p>
        </w:tc>
        <w:tc>
          <w:tcPr>
            <w:tcW w:w="1702" w:type="dxa"/>
          </w:tcPr>
          <w:p w:rsidR="00FE49F7" w:rsidRPr="00F03712" w:rsidRDefault="00596D85" w:rsidP="00953789">
            <w:pPr>
              <w:tabs>
                <w:tab w:val="left" w:pos="1218"/>
              </w:tabs>
              <w:spacing w:before="80" w:after="80"/>
              <w:rPr>
                <w:rFonts w:cs="David" w:hint="cs"/>
                <w:b/>
                <w:bCs/>
                <w:sz w:val="24"/>
                <w:szCs w:val="24"/>
                <w:rtl/>
              </w:rPr>
            </w:pPr>
            <w:r>
              <w:rPr>
                <w:rFonts w:cs="David" w:hint="cs"/>
                <w:b/>
                <w:bCs/>
                <w:sz w:val="24"/>
                <w:szCs w:val="24"/>
                <w:rtl/>
              </w:rPr>
              <w:t>מועדים לביצוע</w:t>
            </w:r>
            <w:r w:rsidRPr="00F03712">
              <w:rPr>
                <w:rFonts w:cs="David" w:hint="cs"/>
                <w:b/>
                <w:bCs/>
                <w:sz w:val="24"/>
                <w:szCs w:val="24"/>
                <w:rtl/>
              </w:rPr>
              <w:t xml:space="preserve"> </w:t>
            </w:r>
            <w:r w:rsidR="00FE49F7" w:rsidRPr="00F03712">
              <w:rPr>
                <w:rFonts w:cs="David" w:hint="cs"/>
                <w:b/>
                <w:bCs/>
                <w:sz w:val="24"/>
                <w:szCs w:val="24"/>
                <w:rtl/>
              </w:rPr>
              <w:t xml:space="preserve">החל ממועד </w:t>
            </w:r>
            <w:r w:rsidR="00FE49F7">
              <w:rPr>
                <w:rFonts w:cs="David" w:hint="cs"/>
                <w:b/>
                <w:bCs/>
                <w:sz w:val="24"/>
                <w:szCs w:val="24"/>
                <w:rtl/>
              </w:rPr>
              <w:t>הודעת המשרד לחברה המפעילה</w:t>
            </w:r>
          </w:p>
        </w:tc>
      </w:tr>
      <w:tr w:rsidR="00085C2B" w:rsidTr="00FE49F7">
        <w:trPr>
          <w:cantSplit/>
          <w:trHeight w:val="1304"/>
        </w:trPr>
        <w:tc>
          <w:tcPr>
            <w:tcW w:w="569" w:type="dxa"/>
            <w:shd w:val="clear" w:color="auto" w:fill="auto"/>
            <w:vAlign w:val="center"/>
          </w:tcPr>
          <w:p w:rsidR="00FE49F7" w:rsidRPr="00F03712" w:rsidRDefault="00FE49F7" w:rsidP="00953789">
            <w:pPr>
              <w:tabs>
                <w:tab w:val="left" w:pos="1218"/>
              </w:tabs>
              <w:spacing w:before="80" w:after="80" w:line="360" w:lineRule="auto"/>
              <w:rPr>
                <w:rFonts w:cs="David"/>
                <w:sz w:val="24"/>
                <w:szCs w:val="24"/>
                <w:rtl/>
              </w:rPr>
            </w:pPr>
            <w:r w:rsidRPr="00F03712">
              <w:rPr>
                <w:rFonts w:cs="David" w:hint="cs"/>
                <w:sz w:val="24"/>
                <w:szCs w:val="24"/>
                <w:rtl/>
              </w:rPr>
              <w:t>1</w:t>
            </w:r>
          </w:p>
        </w:tc>
        <w:tc>
          <w:tcPr>
            <w:tcW w:w="6660" w:type="dxa"/>
            <w:shd w:val="clear" w:color="auto" w:fill="auto"/>
          </w:tcPr>
          <w:p w:rsidR="00FE49F7" w:rsidRPr="00F03712" w:rsidRDefault="00FE49F7" w:rsidP="00953789">
            <w:pPr>
              <w:tabs>
                <w:tab w:val="left" w:pos="1218"/>
              </w:tabs>
              <w:spacing w:before="80" w:after="80" w:line="360" w:lineRule="auto"/>
              <w:rPr>
                <w:rFonts w:cs="David"/>
                <w:sz w:val="24"/>
                <w:szCs w:val="24"/>
                <w:rtl/>
              </w:rPr>
            </w:pPr>
            <w:r w:rsidRPr="00F03712">
              <w:rPr>
                <w:rFonts w:cs="David" w:hint="cs"/>
                <w:b/>
                <w:bCs/>
                <w:sz w:val="24"/>
                <w:szCs w:val="24"/>
                <w:rtl/>
              </w:rPr>
              <w:t>תהליך איפיון</w:t>
            </w:r>
            <w:r w:rsidRPr="00F03712">
              <w:rPr>
                <w:rFonts w:cs="David" w:hint="cs"/>
                <w:sz w:val="24"/>
                <w:szCs w:val="24"/>
                <w:rtl/>
              </w:rPr>
              <w:t xml:space="preserve"> - אפיון ארכיטקטורת המערכת</w:t>
            </w:r>
            <w:r w:rsidRPr="00F03712">
              <w:rPr>
                <w:rFonts w:cs="David"/>
                <w:sz w:val="24"/>
                <w:szCs w:val="24"/>
                <w:rtl/>
              </w:rPr>
              <w:t xml:space="preserve">, </w:t>
            </w:r>
            <w:r w:rsidRPr="00F03712">
              <w:rPr>
                <w:rFonts w:cs="David" w:hint="cs"/>
                <w:sz w:val="24"/>
                <w:szCs w:val="24"/>
                <w:rtl/>
              </w:rPr>
              <w:t>מיפוי</w:t>
            </w:r>
            <w:r w:rsidRPr="00F03712">
              <w:rPr>
                <w:rFonts w:cs="David"/>
                <w:sz w:val="24"/>
                <w:szCs w:val="24"/>
                <w:rtl/>
              </w:rPr>
              <w:t xml:space="preserve"> </w:t>
            </w:r>
            <w:r w:rsidRPr="00F03712">
              <w:rPr>
                <w:rFonts w:cs="David" w:hint="cs"/>
                <w:sz w:val="24"/>
                <w:szCs w:val="24"/>
                <w:rtl/>
              </w:rPr>
              <w:t>שדות נתונים שיגזרו במסגרת ה"ממשק השחור" ממערכת ה</w:t>
            </w:r>
            <w:r w:rsidRPr="00F03712">
              <w:rPr>
                <w:rFonts w:cs="David"/>
                <w:sz w:val="24"/>
                <w:szCs w:val="24"/>
                <w:rtl/>
              </w:rPr>
              <w:t xml:space="preserve">חברה </w:t>
            </w:r>
            <w:r w:rsidRPr="00F03712">
              <w:rPr>
                <w:rFonts w:cs="David" w:hint="cs"/>
                <w:sz w:val="24"/>
                <w:szCs w:val="24"/>
                <w:rtl/>
              </w:rPr>
              <w:t>ה</w:t>
            </w:r>
            <w:r w:rsidRPr="00F03712">
              <w:rPr>
                <w:rFonts w:cs="David"/>
                <w:sz w:val="24"/>
                <w:szCs w:val="24"/>
                <w:rtl/>
              </w:rPr>
              <w:t>מפעילה</w:t>
            </w:r>
            <w:r>
              <w:rPr>
                <w:rFonts w:cs="David" w:hint="cs"/>
                <w:sz w:val="24"/>
                <w:szCs w:val="24"/>
                <w:rtl/>
              </w:rPr>
              <w:t xml:space="preserve"> למערכת חברת התקני התדלוק</w:t>
            </w:r>
            <w:r w:rsidRPr="00F03712">
              <w:rPr>
                <w:rFonts w:cs="David" w:hint="cs"/>
                <w:sz w:val="24"/>
                <w:szCs w:val="24"/>
                <w:rtl/>
              </w:rPr>
              <w:t xml:space="preserve"> </w:t>
            </w:r>
            <w:r>
              <w:rPr>
                <w:rFonts w:cs="David" w:hint="cs"/>
                <w:sz w:val="24"/>
                <w:szCs w:val="24"/>
                <w:rtl/>
              </w:rPr>
              <w:t>וממערכת חברת התקני התדלוק</w:t>
            </w:r>
            <w:r w:rsidRPr="00F03712">
              <w:rPr>
                <w:rFonts w:cs="David" w:hint="cs"/>
                <w:sz w:val="24"/>
                <w:szCs w:val="24"/>
                <w:rtl/>
              </w:rPr>
              <w:t xml:space="preserve"> למערכת החברה המפעילה. </w:t>
            </w:r>
            <w:r w:rsidR="00596D85">
              <w:rPr>
                <w:rFonts w:cs="David" w:hint="cs"/>
                <w:sz w:val="24"/>
                <w:szCs w:val="24"/>
                <w:rtl/>
              </w:rPr>
              <w:t>בסיום,</w:t>
            </w:r>
            <w:r w:rsidR="00596D85" w:rsidRPr="00F03712">
              <w:rPr>
                <w:rFonts w:cs="David" w:hint="cs"/>
                <w:sz w:val="24"/>
                <w:szCs w:val="24"/>
                <w:rtl/>
              </w:rPr>
              <w:t xml:space="preserve"> </w:t>
            </w:r>
            <w:r w:rsidRPr="00F03712">
              <w:rPr>
                <w:rFonts w:cs="David" w:hint="cs"/>
                <w:sz w:val="24"/>
                <w:szCs w:val="24"/>
                <w:rtl/>
              </w:rPr>
              <w:t>שלב זה האפיון יועלה לאישור המזמין</w:t>
            </w:r>
            <w:r>
              <w:rPr>
                <w:rFonts w:cs="David" w:hint="cs"/>
                <w:sz w:val="24"/>
                <w:szCs w:val="24"/>
                <w:rtl/>
              </w:rPr>
              <w:t>.</w:t>
            </w:r>
          </w:p>
        </w:tc>
        <w:tc>
          <w:tcPr>
            <w:tcW w:w="1702" w:type="dxa"/>
            <w:shd w:val="clear" w:color="auto" w:fill="auto"/>
            <w:vAlign w:val="center"/>
          </w:tcPr>
          <w:p w:rsidR="00FE49F7" w:rsidRPr="00771AA6" w:rsidRDefault="00D0463D" w:rsidP="00953789">
            <w:pPr>
              <w:tabs>
                <w:tab w:val="left" w:pos="1218"/>
              </w:tabs>
              <w:spacing w:before="80" w:after="80" w:line="360" w:lineRule="auto"/>
              <w:rPr>
                <w:rFonts w:cs="David"/>
                <w:sz w:val="24"/>
                <w:szCs w:val="24"/>
                <w:rtl/>
              </w:rPr>
            </w:pPr>
            <w:r>
              <w:rPr>
                <w:rFonts w:cs="David" w:hint="cs"/>
                <w:sz w:val="24"/>
                <w:szCs w:val="24"/>
                <w:rtl/>
              </w:rPr>
              <w:t xml:space="preserve">עד </w:t>
            </w:r>
            <w:r w:rsidR="00FE49F7" w:rsidRPr="00771AA6">
              <w:rPr>
                <w:rFonts w:cs="David" w:hint="cs"/>
                <w:sz w:val="24"/>
                <w:szCs w:val="24"/>
                <w:rtl/>
              </w:rPr>
              <w:t>חודש ממועד הודעת המשרד לחברה המפעילה</w:t>
            </w:r>
          </w:p>
        </w:tc>
      </w:tr>
      <w:tr w:rsidR="00085C2B" w:rsidTr="00FE49F7">
        <w:trPr>
          <w:cantSplit/>
          <w:trHeight w:val="564"/>
        </w:trPr>
        <w:tc>
          <w:tcPr>
            <w:tcW w:w="569" w:type="dxa"/>
            <w:shd w:val="clear" w:color="auto" w:fill="auto"/>
            <w:vAlign w:val="center"/>
          </w:tcPr>
          <w:p w:rsidR="00FE49F7" w:rsidRPr="00F03712" w:rsidRDefault="00FE49F7" w:rsidP="00953789">
            <w:pPr>
              <w:tabs>
                <w:tab w:val="left" w:pos="1218"/>
              </w:tabs>
              <w:spacing w:before="80" w:after="80" w:line="360" w:lineRule="auto"/>
              <w:rPr>
                <w:rFonts w:cs="David"/>
                <w:sz w:val="24"/>
                <w:szCs w:val="24"/>
                <w:rtl/>
              </w:rPr>
            </w:pPr>
            <w:r>
              <w:rPr>
                <w:rFonts w:cs="David" w:hint="cs"/>
                <w:sz w:val="24"/>
                <w:szCs w:val="24"/>
                <w:rtl/>
              </w:rPr>
              <w:t>2</w:t>
            </w:r>
          </w:p>
        </w:tc>
        <w:tc>
          <w:tcPr>
            <w:tcW w:w="6660" w:type="dxa"/>
            <w:shd w:val="clear" w:color="auto" w:fill="auto"/>
          </w:tcPr>
          <w:p w:rsidR="00FE49F7" w:rsidRPr="000B3F34" w:rsidRDefault="00FE49F7" w:rsidP="00953789">
            <w:pPr>
              <w:tabs>
                <w:tab w:val="left" w:pos="1218"/>
                <w:tab w:val="center" w:pos="2960"/>
              </w:tabs>
              <w:spacing w:before="80" w:after="80" w:line="360" w:lineRule="auto"/>
              <w:rPr>
                <w:rFonts w:cs="David"/>
                <w:sz w:val="24"/>
                <w:szCs w:val="24"/>
                <w:rtl/>
              </w:rPr>
            </w:pPr>
            <w:r w:rsidRPr="00F03712">
              <w:rPr>
                <w:rFonts w:cs="David" w:hint="cs"/>
                <w:b/>
                <w:bCs/>
                <w:sz w:val="24"/>
                <w:szCs w:val="24"/>
                <w:rtl/>
              </w:rPr>
              <w:t>מימוש</w:t>
            </w:r>
            <w:r w:rsidRPr="00F03712">
              <w:rPr>
                <w:rFonts w:cs="David"/>
                <w:b/>
                <w:bCs/>
                <w:sz w:val="24"/>
                <w:szCs w:val="24"/>
                <w:rtl/>
              </w:rPr>
              <w:t xml:space="preserve"> </w:t>
            </w:r>
            <w:r w:rsidRPr="00F03712">
              <w:rPr>
                <w:rFonts w:cs="David" w:hint="cs"/>
                <w:b/>
                <w:bCs/>
                <w:sz w:val="24"/>
                <w:szCs w:val="24"/>
                <w:rtl/>
              </w:rPr>
              <w:t>עפ"י האפיון</w:t>
            </w:r>
            <w:r w:rsidRPr="00F03712">
              <w:rPr>
                <w:rFonts w:cs="David" w:hint="cs"/>
                <w:sz w:val="24"/>
                <w:szCs w:val="24"/>
                <w:rtl/>
              </w:rPr>
              <w:t xml:space="preserve"> </w:t>
            </w:r>
            <w:r w:rsidRPr="00F03712">
              <w:rPr>
                <w:rFonts w:cs="David"/>
                <w:sz w:val="24"/>
                <w:szCs w:val="24"/>
                <w:rtl/>
              </w:rPr>
              <w:t>–</w:t>
            </w:r>
            <w:r w:rsidRPr="00F03712">
              <w:rPr>
                <w:rFonts w:cs="David" w:hint="cs"/>
                <w:sz w:val="24"/>
                <w:szCs w:val="24"/>
                <w:rtl/>
              </w:rPr>
              <w:t xml:space="preserve"> הקמת "הממשק השחור" בהתאם לאפיון הסופי אשר אושר ע"י המזמין.</w:t>
            </w:r>
          </w:p>
        </w:tc>
        <w:tc>
          <w:tcPr>
            <w:tcW w:w="1702" w:type="dxa"/>
            <w:shd w:val="clear" w:color="auto" w:fill="auto"/>
            <w:vAlign w:val="center"/>
          </w:tcPr>
          <w:p w:rsidR="00FE49F7" w:rsidRPr="00771AA6" w:rsidRDefault="00D0463D" w:rsidP="00953789">
            <w:pPr>
              <w:tabs>
                <w:tab w:val="left" w:pos="1218"/>
              </w:tabs>
              <w:spacing w:before="80" w:after="80" w:line="360" w:lineRule="auto"/>
              <w:rPr>
                <w:rFonts w:cs="David"/>
                <w:sz w:val="24"/>
                <w:szCs w:val="24"/>
                <w:rtl/>
              </w:rPr>
            </w:pPr>
            <w:r>
              <w:rPr>
                <w:rFonts w:cs="David" w:hint="cs"/>
                <w:sz w:val="24"/>
                <w:szCs w:val="24"/>
                <w:rtl/>
              </w:rPr>
              <w:t xml:space="preserve">עד </w:t>
            </w:r>
            <w:r w:rsidR="00FE49F7" w:rsidRPr="00771AA6">
              <w:rPr>
                <w:rFonts w:cs="David" w:hint="cs"/>
                <w:sz w:val="24"/>
                <w:szCs w:val="24"/>
                <w:rtl/>
              </w:rPr>
              <w:t>חודשיים</w:t>
            </w:r>
            <w:r w:rsidR="00FE49F7">
              <w:rPr>
                <w:rFonts w:cs="David" w:hint="cs"/>
                <w:sz w:val="24"/>
                <w:szCs w:val="24"/>
                <w:rtl/>
              </w:rPr>
              <w:t xml:space="preserve"> </w:t>
            </w:r>
            <w:r w:rsidR="00FE49F7" w:rsidRPr="00771AA6">
              <w:rPr>
                <w:rFonts w:cs="David" w:hint="cs"/>
                <w:sz w:val="24"/>
                <w:szCs w:val="24"/>
                <w:rtl/>
              </w:rPr>
              <w:t>ממועד הודעת המשרד לחברה המפעילה</w:t>
            </w:r>
          </w:p>
        </w:tc>
      </w:tr>
      <w:tr w:rsidR="00085C2B" w:rsidTr="00FE49F7">
        <w:trPr>
          <w:cantSplit/>
          <w:trHeight w:val="1304"/>
        </w:trPr>
        <w:tc>
          <w:tcPr>
            <w:tcW w:w="569" w:type="dxa"/>
            <w:shd w:val="clear" w:color="auto" w:fill="auto"/>
            <w:vAlign w:val="center"/>
          </w:tcPr>
          <w:p w:rsidR="00FE49F7" w:rsidRPr="00F03712" w:rsidRDefault="00FE49F7" w:rsidP="00953789">
            <w:pPr>
              <w:tabs>
                <w:tab w:val="left" w:pos="1218"/>
              </w:tabs>
              <w:spacing w:before="80" w:after="80" w:line="360" w:lineRule="auto"/>
              <w:rPr>
                <w:rFonts w:cs="David"/>
                <w:sz w:val="24"/>
                <w:szCs w:val="24"/>
                <w:rtl/>
              </w:rPr>
            </w:pPr>
            <w:r>
              <w:rPr>
                <w:rFonts w:cs="David" w:hint="cs"/>
                <w:sz w:val="24"/>
                <w:szCs w:val="24"/>
                <w:rtl/>
              </w:rPr>
              <w:t>3</w:t>
            </w:r>
          </w:p>
        </w:tc>
        <w:tc>
          <w:tcPr>
            <w:tcW w:w="6660" w:type="dxa"/>
            <w:shd w:val="clear" w:color="auto" w:fill="auto"/>
          </w:tcPr>
          <w:p w:rsidR="00FE49F7" w:rsidRPr="00F03712" w:rsidRDefault="00FE49F7" w:rsidP="00953789">
            <w:pPr>
              <w:tabs>
                <w:tab w:val="left" w:pos="1218"/>
                <w:tab w:val="center" w:pos="2960"/>
              </w:tabs>
              <w:spacing w:before="80" w:after="80" w:line="360" w:lineRule="auto"/>
              <w:rPr>
                <w:rFonts w:cs="David"/>
                <w:sz w:val="24"/>
                <w:szCs w:val="24"/>
                <w:rtl/>
              </w:rPr>
            </w:pPr>
            <w:r w:rsidRPr="00F03712">
              <w:rPr>
                <w:rFonts w:cs="David" w:hint="cs"/>
                <w:b/>
                <w:bCs/>
                <w:sz w:val="24"/>
                <w:szCs w:val="24"/>
                <w:rtl/>
              </w:rPr>
              <w:t xml:space="preserve">בדיקת "ממשק שחור" </w:t>
            </w:r>
            <w:r w:rsidRPr="00F03712">
              <w:rPr>
                <w:rFonts w:cs="David"/>
                <w:b/>
                <w:bCs/>
                <w:sz w:val="24"/>
                <w:szCs w:val="24"/>
                <w:rtl/>
              </w:rPr>
              <w:t>–</w:t>
            </w:r>
            <w:r w:rsidRPr="00F03712">
              <w:rPr>
                <w:rFonts w:cs="David" w:hint="cs"/>
                <w:b/>
                <w:bCs/>
                <w:sz w:val="24"/>
                <w:szCs w:val="24"/>
                <w:rtl/>
              </w:rPr>
              <w:t xml:space="preserve"> </w:t>
            </w:r>
            <w:r w:rsidRPr="00F03712">
              <w:rPr>
                <w:rFonts w:cs="David" w:hint="cs"/>
                <w:sz w:val="24"/>
                <w:szCs w:val="24"/>
                <w:rtl/>
              </w:rPr>
              <w:t>באחריות החברה המפעילה לבצע סבבי בדיקות</w:t>
            </w:r>
            <w:r>
              <w:rPr>
                <w:rFonts w:cs="David" w:hint="cs"/>
                <w:sz w:val="24"/>
                <w:szCs w:val="24"/>
                <w:rtl/>
              </w:rPr>
              <w:t xml:space="preserve"> (עם נתונים פיקטיביי</w:t>
            </w:r>
            <w:r>
              <w:rPr>
                <w:rFonts w:cs="David" w:hint="eastAsia"/>
                <w:sz w:val="24"/>
                <w:szCs w:val="24"/>
                <w:rtl/>
              </w:rPr>
              <w:t>ם</w:t>
            </w:r>
            <w:r>
              <w:rPr>
                <w:rFonts w:cs="David" w:hint="cs"/>
                <w:sz w:val="24"/>
                <w:szCs w:val="24"/>
                <w:rtl/>
              </w:rPr>
              <w:t xml:space="preserve"> או אמתיים)</w:t>
            </w:r>
            <w:r w:rsidRPr="00F03712">
              <w:rPr>
                <w:rFonts w:cs="David" w:hint="cs"/>
                <w:sz w:val="24"/>
                <w:szCs w:val="24"/>
                <w:rtl/>
              </w:rPr>
              <w:t xml:space="preserve">  לממשק השחור</w:t>
            </w:r>
            <w:r>
              <w:rPr>
                <w:rFonts w:cs="David" w:hint="cs"/>
                <w:sz w:val="24"/>
                <w:szCs w:val="24"/>
                <w:rtl/>
              </w:rPr>
              <w:t xml:space="preserve"> </w:t>
            </w:r>
            <w:r w:rsidRPr="00F03712">
              <w:rPr>
                <w:rFonts w:cs="David" w:hint="cs"/>
                <w:sz w:val="24"/>
                <w:szCs w:val="24"/>
                <w:rtl/>
              </w:rPr>
              <w:t>בהיקף של:</w:t>
            </w:r>
          </w:p>
          <w:p w:rsidR="00FE49F7" w:rsidRDefault="00FE49F7" w:rsidP="00953789">
            <w:pPr>
              <w:pStyle w:val="ListParagraph"/>
              <w:numPr>
                <w:ilvl w:val="0"/>
                <w:numId w:val="4"/>
              </w:numPr>
              <w:tabs>
                <w:tab w:val="left" w:pos="1218"/>
                <w:tab w:val="center" w:pos="2960"/>
              </w:tabs>
              <w:spacing w:before="80" w:after="80" w:line="360" w:lineRule="auto"/>
              <w:rPr>
                <w:rFonts w:cs="David"/>
                <w:sz w:val="24"/>
                <w:szCs w:val="24"/>
              </w:rPr>
            </w:pPr>
            <w:r w:rsidRPr="00F03712">
              <w:rPr>
                <w:rFonts w:cs="David" w:hint="cs"/>
                <w:sz w:val="24"/>
                <w:szCs w:val="24"/>
                <w:rtl/>
              </w:rPr>
              <w:t>לכל הפחות</w:t>
            </w:r>
            <w:r>
              <w:rPr>
                <w:rFonts w:cs="David" w:hint="cs"/>
                <w:sz w:val="24"/>
                <w:szCs w:val="24"/>
                <w:rtl/>
              </w:rPr>
              <w:t xml:space="preserve"> העברת</w:t>
            </w:r>
            <w:r w:rsidRPr="00F03712">
              <w:rPr>
                <w:rFonts w:cs="David" w:hint="cs"/>
                <w:sz w:val="24"/>
                <w:szCs w:val="24"/>
                <w:rtl/>
              </w:rPr>
              <w:t xml:space="preserve"> </w:t>
            </w:r>
            <w:r>
              <w:rPr>
                <w:rFonts w:cs="David" w:hint="cs"/>
                <w:sz w:val="24"/>
                <w:szCs w:val="24"/>
                <w:rtl/>
              </w:rPr>
              <w:t>10</w:t>
            </w:r>
            <w:r w:rsidRPr="00F03712">
              <w:rPr>
                <w:rFonts w:cs="David" w:hint="cs"/>
                <w:sz w:val="24"/>
                <w:szCs w:val="24"/>
                <w:rtl/>
              </w:rPr>
              <w:t xml:space="preserve"> </w:t>
            </w:r>
            <w:r>
              <w:rPr>
                <w:rFonts w:cs="David" w:hint="cs"/>
                <w:sz w:val="24"/>
                <w:szCs w:val="24"/>
                <w:rtl/>
              </w:rPr>
              <w:t xml:space="preserve">קבצי נתונים מהחברה המפעילה לחברת התקני התדלוק, אשר יכילו </w:t>
            </w:r>
            <w:r w:rsidRPr="00F03712">
              <w:rPr>
                <w:rFonts w:cs="David" w:hint="cs"/>
                <w:sz w:val="24"/>
                <w:szCs w:val="24"/>
                <w:rtl/>
              </w:rPr>
              <w:t xml:space="preserve">לכל הפחות העברת </w:t>
            </w:r>
            <w:r>
              <w:rPr>
                <w:rFonts w:cs="David" w:hint="cs"/>
                <w:sz w:val="24"/>
                <w:szCs w:val="24"/>
                <w:rtl/>
              </w:rPr>
              <w:t>500 רשומות במצטבר בכלל הקבצים.</w:t>
            </w:r>
          </w:p>
          <w:p w:rsidR="00FE49F7" w:rsidRPr="00681320" w:rsidRDefault="00FE49F7" w:rsidP="00953789">
            <w:pPr>
              <w:pStyle w:val="ListParagraph"/>
              <w:numPr>
                <w:ilvl w:val="0"/>
                <w:numId w:val="4"/>
              </w:numPr>
              <w:tabs>
                <w:tab w:val="left" w:pos="1218"/>
                <w:tab w:val="center" w:pos="2960"/>
              </w:tabs>
              <w:spacing w:before="80" w:after="80" w:line="360" w:lineRule="auto"/>
              <w:rPr>
                <w:rFonts w:cs="David"/>
                <w:sz w:val="24"/>
                <w:szCs w:val="24"/>
              </w:rPr>
            </w:pPr>
            <w:r>
              <w:rPr>
                <w:rFonts w:cs="David" w:hint="cs"/>
                <w:sz w:val="24"/>
                <w:szCs w:val="24"/>
                <w:rtl/>
              </w:rPr>
              <w:t xml:space="preserve">החזרת הקבצים שהועברו בסעיף 1 מחברת התקני התדלוק לחברה המפעילה, בצירוף מספר התקן התדלוק אשר הותקן </w:t>
            </w:r>
            <w:r w:rsidR="00500A26">
              <w:rPr>
                <w:rFonts w:cs="David" w:hint="cs"/>
                <w:sz w:val="24"/>
                <w:szCs w:val="24"/>
                <w:rtl/>
              </w:rPr>
              <w:t>על גבי</w:t>
            </w:r>
            <w:r>
              <w:rPr>
                <w:rFonts w:cs="David" w:hint="cs"/>
                <w:sz w:val="24"/>
                <w:szCs w:val="24"/>
                <w:rtl/>
              </w:rPr>
              <w:t xml:space="preserve"> כלי הרכב</w:t>
            </w:r>
            <w:r w:rsidRPr="00F03712">
              <w:rPr>
                <w:rFonts w:cs="David" w:hint="cs"/>
                <w:sz w:val="24"/>
                <w:szCs w:val="24"/>
                <w:rtl/>
              </w:rPr>
              <w:t xml:space="preserve">. </w:t>
            </w:r>
          </w:p>
          <w:p w:rsidR="00FE49F7" w:rsidRPr="00F03712" w:rsidRDefault="00FE49F7" w:rsidP="00953789">
            <w:pPr>
              <w:pStyle w:val="ListParagraph"/>
              <w:numPr>
                <w:ilvl w:val="0"/>
                <w:numId w:val="3"/>
              </w:numPr>
              <w:tabs>
                <w:tab w:val="left" w:pos="1218"/>
                <w:tab w:val="center" w:pos="2960"/>
              </w:tabs>
              <w:spacing w:before="80" w:after="80" w:line="360" w:lineRule="auto"/>
              <w:rPr>
                <w:rFonts w:cs="David"/>
                <w:sz w:val="24"/>
                <w:szCs w:val="24"/>
              </w:rPr>
            </w:pPr>
            <w:r w:rsidRPr="00F03712">
              <w:rPr>
                <w:rFonts w:cs="David" w:hint="cs"/>
                <w:sz w:val="24"/>
                <w:szCs w:val="24"/>
                <w:rtl/>
              </w:rPr>
              <w:t>לכל הפחות על פני תקופת זמן של שבועיים.</w:t>
            </w:r>
          </w:p>
          <w:p w:rsidR="00FE49F7" w:rsidRPr="00F03712" w:rsidRDefault="00FE49F7" w:rsidP="00953789">
            <w:pPr>
              <w:tabs>
                <w:tab w:val="left" w:pos="1218"/>
                <w:tab w:val="center" w:pos="2960"/>
              </w:tabs>
              <w:spacing w:before="80" w:after="80" w:line="360" w:lineRule="auto"/>
              <w:rPr>
                <w:rFonts w:cs="David"/>
                <w:b/>
                <w:bCs/>
                <w:sz w:val="24"/>
                <w:szCs w:val="24"/>
                <w:rtl/>
              </w:rPr>
            </w:pPr>
            <w:r w:rsidRPr="00F03712">
              <w:rPr>
                <w:rFonts w:cs="David" w:hint="cs"/>
                <w:sz w:val="24"/>
                <w:szCs w:val="24"/>
                <w:rtl/>
              </w:rPr>
              <w:t>סיכום של כלל הבדיקות יועבר למזמין</w:t>
            </w:r>
            <w:r>
              <w:rPr>
                <w:rFonts w:cs="David" w:hint="cs"/>
                <w:sz w:val="24"/>
                <w:szCs w:val="24"/>
                <w:rtl/>
              </w:rPr>
              <w:t xml:space="preserve">. </w:t>
            </w:r>
          </w:p>
        </w:tc>
        <w:tc>
          <w:tcPr>
            <w:tcW w:w="1702" w:type="dxa"/>
            <w:shd w:val="clear" w:color="auto" w:fill="auto"/>
            <w:vAlign w:val="center"/>
          </w:tcPr>
          <w:p w:rsidR="00FE49F7" w:rsidRPr="00771AA6" w:rsidRDefault="00D0463D" w:rsidP="00953789">
            <w:pPr>
              <w:tabs>
                <w:tab w:val="left" w:pos="1218"/>
              </w:tabs>
              <w:spacing w:before="80" w:after="80" w:line="360" w:lineRule="auto"/>
              <w:rPr>
                <w:rFonts w:cs="David"/>
                <w:sz w:val="24"/>
                <w:szCs w:val="24"/>
                <w:rtl/>
              </w:rPr>
            </w:pPr>
            <w:r>
              <w:rPr>
                <w:rFonts w:cs="David" w:hint="cs"/>
                <w:sz w:val="24"/>
                <w:szCs w:val="24"/>
                <w:rtl/>
              </w:rPr>
              <w:t xml:space="preserve">עד </w:t>
            </w:r>
            <w:r w:rsidR="00FE49F7" w:rsidRPr="00771AA6">
              <w:rPr>
                <w:rFonts w:cs="David" w:hint="cs"/>
                <w:sz w:val="24"/>
                <w:szCs w:val="24"/>
                <w:rtl/>
              </w:rPr>
              <w:t>3 חודשים</w:t>
            </w:r>
            <w:r w:rsidR="00596D85">
              <w:rPr>
                <w:rFonts w:cs="David" w:hint="cs"/>
                <w:sz w:val="24"/>
                <w:szCs w:val="24"/>
                <w:rtl/>
              </w:rPr>
              <w:t xml:space="preserve"> </w:t>
            </w:r>
            <w:r w:rsidR="00FE49F7" w:rsidRPr="00771AA6">
              <w:rPr>
                <w:rFonts w:cs="David" w:hint="cs"/>
                <w:sz w:val="24"/>
                <w:szCs w:val="24"/>
                <w:rtl/>
              </w:rPr>
              <w:t>ממועד הודעת המשרד לחברה המפעילה</w:t>
            </w:r>
          </w:p>
        </w:tc>
      </w:tr>
    </w:tbl>
    <w:p w:rsidR="00FE49F7" w:rsidRPr="00EA1C04" w:rsidRDefault="00FE49F7" w:rsidP="00953789">
      <w:pPr>
        <w:tabs>
          <w:tab w:val="num" w:pos="1403"/>
          <w:tab w:val="left" w:pos="1842"/>
          <w:tab w:val="num" w:pos="2340"/>
        </w:tabs>
        <w:spacing w:line="360" w:lineRule="auto"/>
        <w:rPr>
          <w:rFonts w:ascii="Arial" w:hAnsi="Arial" w:cs="David"/>
          <w:sz w:val="24"/>
          <w:szCs w:val="24"/>
          <w:rtl/>
        </w:rPr>
      </w:pPr>
      <w:r>
        <w:rPr>
          <w:rFonts w:ascii="Arial" w:hAnsi="Arial" w:cs="David"/>
          <w:b/>
          <w:bCs/>
          <w:sz w:val="24"/>
          <w:szCs w:val="24"/>
          <w:rtl/>
        </w:rPr>
        <w:br w:type="page"/>
      </w:r>
    </w:p>
    <w:p w:rsidR="00FE49F7" w:rsidRDefault="00FE49F7" w:rsidP="00953789">
      <w:pPr>
        <w:numPr>
          <w:ilvl w:val="0"/>
          <w:numId w:val="41"/>
        </w:numPr>
        <w:spacing w:line="360" w:lineRule="auto"/>
        <w:rPr>
          <w:rFonts w:ascii="Arial" w:hAnsi="Arial" w:cs="David"/>
          <w:b/>
          <w:bCs/>
          <w:sz w:val="24"/>
          <w:szCs w:val="24"/>
          <w:u w:val="single"/>
        </w:rPr>
      </w:pPr>
      <w:r>
        <w:rPr>
          <w:rFonts w:cs="David" w:hint="cs"/>
          <w:b/>
          <w:bCs/>
          <w:sz w:val="24"/>
          <w:szCs w:val="24"/>
          <w:u w:val="single"/>
          <w:rtl/>
        </w:rPr>
        <w:t>שירותים טכניים בתקופת ההפעלה</w:t>
      </w:r>
    </w:p>
    <w:p w:rsidR="00FE49F7" w:rsidRPr="003D6D0C" w:rsidRDefault="00FE49F7" w:rsidP="00953789">
      <w:pPr>
        <w:spacing w:line="360" w:lineRule="auto"/>
        <w:ind w:firstLine="360"/>
        <w:rPr>
          <w:rFonts w:cs="David"/>
          <w:sz w:val="24"/>
          <w:szCs w:val="24"/>
          <w:u w:val="single"/>
        </w:rPr>
      </w:pPr>
      <w:r w:rsidRPr="003D6D0C">
        <w:rPr>
          <w:rFonts w:cs="David" w:hint="cs"/>
          <w:sz w:val="24"/>
          <w:szCs w:val="24"/>
          <w:u w:val="single"/>
          <w:rtl/>
        </w:rPr>
        <w:t>העברת מידע מהחברה המפעילה למזמין ומהמזמין לחברה המפעילה</w:t>
      </w:r>
    </w:p>
    <w:p w:rsidR="00FE49F7" w:rsidRDefault="00FE49F7" w:rsidP="00953789">
      <w:pPr>
        <w:numPr>
          <w:ilvl w:val="1"/>
          <w:numId w:val="41"/>
        </w:numPr>
        <w:tabs>
          <w:tab w:val="num" w:pos="1416"/>
          <w:tab w:val="left" w:pos="1842"/>
        </w:tabs>
        <w:spacing w:line="360" w:lineRule="auto"/>
        <w:ind w:left="1570"/>
        <w:rPr>
          <w:rFonts w:ascii="Arial" w:hAnsi="Arial" w:cs="David"/>
          <w:b/>
          <w:bCs/>
          <w:sz w:val="24"/>
          <w:szCs w:val="24"/>
        </w:rPr>
      </w:pPr>
      <w:r w:rsidRPr="00E43020">
        <w:rPr>
          <w:rFonts w:ascii="Arial" w:hAnsi="Arial" w:cs="David" w:hint="cs"/>
          <w:b/>
          <w:bCs/>
          <w:sz w:val="24"/>
          <w:szCs w:val="24"/>
          <w:rtl/>
        </w:rPr>
        <w:t xml:space="preserve">העברת נתוני המידע </w:t>
      </w:r>
      <w:r>
        <w:rPr>
          <w:rFonts w:ascii="Arial" w:hAnsi="Arial" w:cs="David" w:hint="cs"/>
          <w:b/>
          <w:bCs/>
          <w:sz w:val="24"/>
          <w:szCs w:val="24"/>
          <w:rtl/>
        </w:rPr>
        <w:t>מהמזמין אל החברה המפעילה:</w:t>
      </w:r>
    </w:p>
    <w:p w:rsidR="00FE49F7" w:rsidRDefault="00FE49F7" w:rsidP="00953789">
      <w:pPr>
        <w:numPr>
          <w:ilvl w:val="2"/>
          <w:numId w:val="41"/>
        </w:numPr>
        <w:tabs>
          <w:tab w:val="num" w:pos="1841"/>
        </w:tabs>
        <w:spacing w:line="360" w:lineRule="auto"/>
        <w:ind w:left="1854"/>
        <w:rPr>
          <w:rFonts w:ascii="Arial" w:hAnsi="Arial" w:cs="David"/>
          <w:sz w:val="24"/>
          <w:szCs w:val="24"/>
        </w:rPr>
      </w:pPr>
      <w:r>
        <w:rPr>
          <w:rFonts w:ascii="Arial" w:hAnsi="Arial" w:cs="David" w:hint="cs"/>
          <w:sz w:val="24"/>
          <w:szCs w:val="24"/>
          <w:rtl/>
        </w:rPr>
        <w:t>המזמין</w:t>
      </w:r>
      <w:r w:rsidR="00E642C4">
        <w:rPr>
          <w:rFonts w:ascii="Arial" w:hAnsi="Arial" w:cs="David" w:hint="cs"/>
          <w:sz w:val="24"/>
          <w:szCs w:val="24"/>
          <w:rtl/>
        </w:rPr>
        <w:t xml:space="preserve"> -</w:t>
      </w:r>
      <w:r w:rsidR="00312BF6">
        <w:rPr>
          <w:rFonts w:ascii="Arial" w:hAnsi="Arial" w:cs="David" w:hint="cs"/>
          <w:sz w:val="24"/>
          <w:szCs w:val="24"/>
          <w:rtl/>
        </w:rPr>
        <w:t xml:space="preserve"> צה"ל</w:t>
      </w:r>
      <w:r>
        <w:rPr>
          <w:rFonts w:ascii="Arial" w:hAnsi="Arial" w:cs="David" w:hint="cs"/>
          <w:sz w:val="24"/>
          <w:szCs w:val="24"/>
          <w:rtl/>
        </w:rPr>
        <w:t xml:space="preserve"> יעביר לחברה המפעילה נתונים</w:t>
      </w:r>
      <w:r w:rsidRPr="00BF40D4">
        <w:rPr>
          <w:rFonts w:ascii="Arial" w:hAnsi="Arial" w:cs="David" w:hint="cs"/>
          <w:sz w:val="24"/>
          <w:szCs w:val="24"/>
          <w:rtl/>
        </w:rPr>
        <w:t xml:space="preserve"> ע</w:t>
      </w:r>
      <w:r>
        <w:rPr>
          <w:rFonts w:ascii="Arial" w:hAnsi="Arial" w:cs="David" w:hint="cs"/>
          <w:sz w:val="24"/>
          <w:szCs w:val="24"/>
          <w:rtl/>
        </w:rPr>
        <w:t>ל בסיס</w:t>
      </w:r>
      <w:r w:rsidRPr="00BF40D4">
        <w:rPr>
          <w:rFonts w:ascii="Arial" w:hAnsi="Arial" w:cs="David" w:hint="cs"/>
          <w:sz w:val="24"/>
          <w:szCs w:val="24"/>
          <w:rtl/>
        </w:rPr>
        <w:t xml:space="preserve"> סכמת נתונים מאובטחת (</w:t>
      </w:r>
      <w:r w:rsidRPr="00BF40D4">
        <w:rPr>
          <w:rFonts w:ascii="Arial" w:hAnsi="Arial" w:cs="David" w:hint="cs"/>
          <w:sz w:val="24"/>
          <w:szCs w:val="24"/>
        </w:rPr>
        <w:t>XSD</w:t>
      </w:r>
      <w:r>
        <w:rPr>
          <w:rFonts w:ascii="Arial" w:hAnsi="Arial" w:cs="David" w:hint="cs"/>
          <w:sz w:val="24"/>
          <w:szCs w:val="24"/>
          <w:rtl/>
        </w:rPr>
        <w:t>) באמצעות ממשק כספת בתדירות יומית</w:t>
      </w:r>
      <w:r w:rsidR="00312BF6">
        <w:rPr>
          <w:rFonts w:ascii="Arial" w:hAnsi="Arial" w:cs="David" w:hint="cs"/>
          <w:sz w:val="24"/>
          <w:szCs w:val="24"/>
          <w:rtl/>
        </w:rPr>
        <w:t xml:space="preserve"> והמזמין </w:t>
      </w:r>
      <w:r w:rsidR="00E642C4">
        <w:rPr>
          <w:rFonts w:ascii="Arial" w:hAnsi="Arial" w:cs="David" w:hint="cs"/>
          <w:sz w:val="24"/>
          <w:szCs w:val="24"/>
          <w:rtl/>
        </w:rPr>
        <w:t xml:space="preserve">- </w:t>
      </w:r>
      <w:r w:rsidR="00312BF6">
        <w:rPr>
          <w:rFonts w:ascii="Arial" w:hAnsi="Arial" w:cs="David" w:hint="cs"/>
          <w:sz w:val="24"/>
          <w:szCs w:val="24"/>
          <w:rtl/>
        </w:rPr>
        <w:t xml:space="preserve">אמו"ן יעביר לחברה המפעילה את </w:t>
      </w:r>
      <w:r w:rsidR="00884CFE">
        <w:rPr>
          <w:rFonts w:ascii="Arial" w:hAnsi="Arial" w:cs="David" w:hint="cs"/>
          <w:sz w:val="24"/>
          <w:szCs w:val="24"/>
          <w:rtl/>
        </w:rPr>
        <w:t>ה</w:t>
      </w:r>
      <w:r w:rsidR="00312BF6">
        <w:rPr>
          <w:rFonts w:ascii="Arial" w:hAnsi="Arial" w:cs="David" w:hint="cs"/>
          <w:sz w:val="24"/>
          <w:szCs w:val="24"/>
          <w:rtl/>
        </w:rPr>
        <w:t>נתונים באמצעות אתר האינטרנט המאובטח</w:t>
      </w:r>
      <w:r w:rsidRPr="00BF40D4">
        <w:rPr>
          <w:rFonts w:ascii="Arial" w:hAnsi="Arial" w:cs="David" w:hint="cs"/>
          <w:sz w:val="24"/>
          <w:szCs w:val="24"/>
          <w:rtl/>
        </w:rPr>
        <w:t xml:space="preserve">. </w:t>
      </w:r>
    </w:p>
    <w:p w:rsidR="00FE49F7" w:rsidRPr="00DD04AE" w:rsidRDefault="00FE49F7" w:rsidP="00953789">
      <w:pPr>
        <w:numPr>
          <w:ilvl w:val="2"/>
          <w:numId w:val="41"/>
        </w:numPr>
        <w:tabs>
          <w:tab w:val="num" w:pos="1841"/>
        </w:tabs>
        <w:spacing w:line="360" w:lineRule="auto"/>
        <w:ind w:left="1854"/>
        <w:rPr>
          <w:rFonts w:ascii="Arial" w:hAnsi="Arial" w:cs="David"/>
          <w:sz w:val="24"/>
          <w:szCs w:val="24"/>
          <w:rtl/>
        </w:rPr>
      </w:pPr>
      <w:r w:rsidRPr="00BF40D4">
        <w:rPr>
          <w:rFonts w:ascii="Arial" w:hAnsi="Arial" w:cs="David" w:hint="cs"/>
          <w:sz w:val="24"/>
          <w:szCs w:val="24"/>
          <w:rtl/>
        </w:rPr>
        <w:t>ה</w:t>
      </w:r>
      <w:r>
        <w:rPr>
          <w:rFonts w:ascii="Arial" w:hAnsi="Arial" w:cs="David" w:hint="cs"/>
          <w:sz w:val="24"/>
          <w:szCs w:val="24"/>
          <w:rtl/>
        </w:rPr>
        <w:t>נתונים שיועברו יכללו את הפרטים הבאים:</w:t>
      </w:r>
    </w:p>
    <w:p w:rsidR="00FE49F7" w:rsidRDefault="00FE49F7" w:rsidP="00953789">
      <w:pPr>
        <w:numPr>
          <w:ilvl w:val="3"/>
          <w:numId w:val="41"/>
        </w:numPr>
        <w:spacing w:line="360" w:lineRule="auto"/>
        <w:ind w:left="2988"/>
        <w:rPr>
          <w:rFonts w:ascii="Arial" w:hAnsi="Arial" w:cs="David"/>
          <w:sz w:val="24"/>
          <w:szCs w:val="24"/>
        </w:rPr>
      </w:pPr>
      <w:r>
        <w:rPr>
          <w:rFonts w:ascii="Arial" w:hAnsi="Arial" w:cs="David" w:hint="cs"/>
          <w:sz w:val="24"/>
          <w:szCs w:val="24"/>
          <w:rtl/>
        </w:rPr>
        <w:t>מס' לוחית (הכולל מספר צבאי, אזרחי או גם וגם).</w:t>
      </w:r>
    </w:p>
    <w:p w:rsidR="00FE49F7" w:rsidRPr="00AD7275" w:rsidRDefault="00FE49F7" w:rsidP="00953789">
      <w:pPr>
        <w:numPr>
          <w:ilvl w:val="3"/>
          <w:numId w:val="41"/>
        </w:numPr>
        <w:spacing w:line="360" w:lineRule="auto"/>
        <w:ind w:left="2988"/>
        <w:rPr>
          <w:rFonts w:ascii="Arial" w:hAnsi="Arial" w:cs="David"/>
          <w:sz w:val="24"/>
          <w:szCs w:val="24"/>
        </w:rPr>
      </w:pPr>
      <w:r w:rsidRPr="00AD7275">
        <w:rPr>
          <w:rFonts w:ascii="Arial" w:hAnsi="Arial" w:cs="David" w:hint="cs"/>
          <w:sz w:val="24"/>
          <w:szCs w:val="24"/>
          <w:rtl/>
        </w:rPr>
        <w:t>קיבולת מיכל/ים דלק.</w:t>
      </w:r>
    </w:p>
    <w:p w:rsidR="00FE49F7" w:rsidRDefault="00FE49F7" w:rsidP="00953789">
      <w:pPr>
        <w:numPr>
          <w:ilvl w:val="3"/>
          <w:numId w:val="41"/>
        </w:numPr>
        <w:spacing w:line="360" w:lineRule="auto"/>
        <w:ind w:left="2988"/>
        <w:rPr>
          <w:rFonts w:ascii="Arial" w:hAnsi="Arial" w:cs="David"/>
          <w:sz w:val="24"/>
          <w:szCs w:val="24"/>
        </w:rPr>
      </w:pPr>
      <w:r w:rsidRPr="00AD7275">
        <w:rPr>
          <w:rFonts w:ascii="Arial" w:hAnsi="Arial" w:cs="David" w:hint="cs"/>
          <w:sz w:val="24"/>
          <w:szCs w:val="24"/>
          <w:rtl/>
        </w:rPr>
        <w:t>סוג התזקיק/ים שהרכב מתדלק.</w:t>
      </w:r>
    </w:p>
    <w:p w:rsidR="00FE49F7" w:rsidRDefault="00FE49F7" w:rsidP="00953789">
      <w:pPr>
        <w:numPr>
          <w:ilvl w:val="3"/>
          <w:numId w:val="41"/>
        </w:numPr>
        <w:spacing w:line="360" w:lineRule="auto"/>
        <w:ind w:left="2988"/>
        <w:rPr>
          <w:rFonts w:ascii="Arial" w:hAnsi="Arial" w:cs="David"/>
          <w:sz w:val="24"/>
          <w:szCs w:val="24"/>
        </w:rPr>
      </w:pPr>
      <w:r>
        <w:rPr>
          <w:rFonts w:ascii="Arial" w:hAnsi="Arial" w:cs="David" w:hint="cs"/>
          <w:sz w:val="24"/>
          <w:szCs w:val="24"/>
          <w:rtl/>
        </w:rPr>
        <w:t>זכאות תקופתית לתדלוק.</w:t>
      </w:r>
    </w:p>
    <w:p w:rsidR="00FE49F7" w:rsidRPr="0032717F" w:rsidRDefault="00FE49F7" w:rsidP="00953789">
      <w:pPr>
        <w:numPr>
          <w:ilvl w:val="3"/>
          <w:numId w:val="41"/>
        </w:numPr>
        <w:spacing w:line="360" w:lineRule="auto"/>
        <w:ind w:left="2988"/>
        <w:rPr>
          <w:rFonts w:ascii="Arial" w:hAnsi="Arial" w:cs="David"/>
          <w:sz w:val="24"/>
          <w:szCs w:val="24"/>
        </w:rPr>
      </w:pPr>
      <w:r w:rsidRPr="0032717F">
        <w:rPr>
          <w:rFonts w:ascii="Arial" w:hAnsi="Arial" w:cs="David" w:hint="cs"/>
          <w:sz w:val="24"/>
          <w:szCs w:val="24"/>
          <w:rtl/>
        </w:rPr>
        <w:t>תקרה יומית</w:t>
      </w:r>
      <w:r>
        <w:rPr>
          <w:rFonts w:ascii="Arial" w:hAnsi="Arial" w:cs="David" w:hint="cs"/>
          <w:sz w:val="24"/>
          <w:szCs w:val="24"/>
          <w:rtl/>
        </w:rPr>
        <w:t>.</w:t>
      </w:r>
    </w:p>
    <w:p w:rsidR="00FE49F7" w:rsidRPr="00B90C0C" w:rsidRDefault="00FE49F7" w:rsidP="00953789">
      <w:pPr>
        <w:numPr>
          <w:ilvl w:val="3"/>
          <w:numId w:val="41"/>
        </w:numPr>
        <w:spacing w:line="360" w:lineRule="auto"/>
        <w:ind w:left="2988"/>
        <w:rPr>
          <w:rFonts w:ascii="Arial" w:hAnsi="Arial" w:cs="David"/>
          <w:sz w:val="24"/>
          <w:szCs w:val="24"/>
        </w:rPr>
      </w:pPr>
      <w:r>
        <w:rPr>
          <w:rFonts w:ascii="Arial" w:hAnsi="Arial" w:cs="David" w:hint="cs"/>
          <w:sz w:val="24"/>
          <w:szCs w:val="24"/>
          <w:rtl/>
        </w:rPr>
        <w:t xml:space="preserve">יתרה של הרכב לתדלוק.  </w:t>
      </w:r>
    </w:p>
    <w:p w:rsidR="00FE49F7" w:rsidRPr="00E63E27" w:rsidRDefault="00FE49F7" w:rsidP="00953789">
      <w:pPr>
        <w:numPr>
          <w:ilvl w:val="3"/>
          <w:numId w:val="41"/>
        </w:numPr>
        <w:spacing w:line="360" w:lineRule="auto"/>
        <w:ind w:left="2988"/>
        <w:rPr>
          <w:rFonts w:ascii="Arial" w:hAnsi="Arial" w:cs="David"/>
          <w:sz w:val="24"/>
          <w:szCs w:val="24"/>
        </w:rPr>
      </w:pPr>
      <w:r w:rsidRPr="00BF40D4">
        <w:rPr>
          <w:rFonts w:ascii="Arial" w:hAnsi="Arial" w:cs="David" w:hint="cs"/>
          <w:sz w:val="24"/>
          <w:szCs w:val="24"/>
          <w:rtl/>
        </w:rPr>
        <w:t>חסימות</w:t>
      </w:r>
      <w:r>
        <w:rPr>
          <w:rFonts w:ascii="Arial" w:hAnsi="Arial" w:cs="David" w:hint="cs"/>
          <w:sz w:val="24"/>
          <w:szCs w:val="24"/>
          <w:rtl/>
        </w:rPr>
        <w:t xml:space="preserve"> של התקני תדלוק (במידה והיו). </w:t>
      </w:r>
    </w:p>
    <w:p w:rsidR="00FE49F7" w:rsidRDefault="00FE49F7" w:rsidP="00953789">
      <w:pPr>
        <w:numPr>
          <w:ilvl w:val="3"/>
          <w:numId w:val="41"/>
        </w:numPr>
        <w:spacing w:line="360" w:lineRule="auto"/>
        <w:ind w:left="2988"/>
        <w:rPr>
          <w:rFonts w:ascii="Arial" w:hAnsi="Arial" w:cs="David"/>
          <w:sz w:val="24"/>
          <w:szCs w:val="24"/>
        </w:rPr>
      </w:pPr>
      <w:r w:rsidRPr="00733938">
        <w:rPr>
          <w:rFonts w:ascii="Arial" w:hAnsi="Arial" w:cs="David" w:hint="eastAsia"/>
          <w:sz w:val="24"/>
          <w:szCs w:val="24"/>
          <w:rtl/>
        </w:rPr>
        <w:t>מספר</w:t>
      </w:r>
      <w:r w:rsidRPr="00733938">
        <w:rPr>
          <w:rFonts w:ascii="Arial" w:hAnsi="Arial" w:cs="David"/>
          <w:sz w:val="24"/>
          <w:szCs w:val="24"/>
          <w:rtl/>
        </w:rPr>
        <w:t xml:space="preserve"> התקן התדלוק (במידה </w:t>
      </w:r>
      <w:r w:rsidRPr="00733938">
        <w:rPr>
          <w:rFonts w:ascii="Arial" w:hAnsi="Arial" w:cs="David" w:hint="eastAsia"/>
          <w:sz w:val="24"/>
          <w:szCs w:val="24"/>
          <w:rtl/>
        </w:rPr>
        <w:t>ויש</w:t>
      </w:r>
      <w:r w:rsidRPr="00733938">
        <w:rPr>
          <w:rFonts w:ascii="Arial" w:hAnsi="Arial" w:cs="David"/>
          <w:sz w:val="24"/>
          <w:szCs w:val="24"/>
          <w:rtl/>
        </w:rPr>
        <w:t>)</w:t>
      </w:r>
      <w:r>
        <w:rPr>
          <w:rFonts w:ascii="Arial" w:hAnsi="Arial" w:cs="David" w:hint="cs"/>
          <w:sz w:val="24"/>
          <w:szCs w:val="24"/>
          <w:rtl/>
        </w:rPr>
        <w:t>.</w:t>
      </w:r>
    </w:p>
    <w:p w:rsidR="00FE49F7" w:rsidRDefault="00FE49F7" w:rsidP="00953789">
      <w:pPr>
        <w:numPr>
          <w:ilvl w:val="1"/>
          <w:numId w:val="41"/>
        </w:numPr>
        <w:tabs>
          <w:tab w:val="num" w:pos="1416"/>
          <w:tab w:val="left" w:pos="1842"/>
        </w:tabs>
        <w:spacing w:line="360" w:lineRule="auto"/>
        <w:ind w:left="1570"/>
        <w:rPr>
          <w:rFonts w:ascii="Arial" w:hAnsi="Arial" w:cs="David"/>
          <w:b/>
          <w:bCs/>
          <w:sz w:val="24"/>
          <w:szCs w:val="24"/>
        </w:rPr>
      </w:pPr>
      <w:r w:rsidRPr="00E43020">
        <w:rPr>
          <w:rFonts w:ascii="Arial" w:hAnsi="Arial" w:cs="David" w:hint="cs"/>
          <w:b/>
          <w:bCs/>
          <w:sz w:val="24"/>
          <w:szCs w:val="24"/>
          <w:rtl/>
        </w:rPr>
        <w:t xml:space="preserve">העברת נתוני המידע </w:t>
      </w:r>
      <w:r>
        <w:rPr>
          <w:rFonts w:ascii="Arial" w:hAnsi="Arial" w:cs="David" w:hint="cs"/>
          <w:b/>
          <w:bCs/>
          <w:sz w:val="24"/>
          <w:szCs w:val="24"/>
          <w:rtl/>
        </w:rPr>
        <w:t>מהחברה המפעילה אל המזמין:</w:t>
      </w:r>
    </w:p>
    <w:p w:rsidR="00FE49F7" w:rsidRDefault="00FE49F7" w:rsidP="00953789">
      <w:pPr>
        <w:numPr>
          <w:ilvl w:val="2"/>
          <w:numId w:val="41"/>
        </w:numPr>
        <w:tabs>
          <w:tab w:val="num" w:pos="1700"/>
        </w:tabs>
        <w:spacing w:line="360" w:lineRule="auto"/>
        <w:ind w:left="1854"/>
        <w:rPr>
          <w:rFonts w:ascii="Arial" w:hAnsi="Arial" w:cs="David"/>
          <w:sz w:val="24"/>
          <w:szCs w:val="24"/>
        </w:rPr>
      </w:pPr>
      <w:r>
        <w:rPr>
          <w:rFonts w:ascii="Arial" w:hAnsi="Arial" w:cs="David" w:hint="cs"/>
          <w:sz w:val="24"/>
          <w:szCs w:val="24"/>
          <w:rtl/>
        </w:rPr>
        <w:t xml:space="preserve">החברה המפעילה תעביר למזמין </w:t>
      </w:r>
      <w:r w:rsidR="00AE1A6A">
        <w:rPr>
          <w:rFonts w:ascii="Arial" w:hAnsi="Arial" w:cs="David" w:hint="cs"/>
          <w:sz w:val="24"/>
          <w:szCs w:val="24"/>
          <w:rtl/>
        </w:rPr>
        <w:t xml:space="preserve">- </w:t>
      </w:r>
      <w:r w:rsidR="00884CFE">
        <w:rPr>
          <w:rFonts w:ascii="Arial" w:hAnsi="Arial" w:cs="David" w:hint="cs"/>
          <w:sz w:val="24"/>
          <w:szCs w:val="24"/>
          <w:rtl/>
        </w:rPr>
        <w:t xml:space="preserve">צה"ל </w:t>
      </w:r>
      <w:r>
        <w:rPr>
          <w:rFonts w:ascii="Arial" w:hAnsi="Arial" w:cs="David" w:hint="cs"/>
          <w:sz w:val="24"/>
          <w:szCs w:val="24"/>
          <w:rtl/>
        </w:rPr>
        <w:t>נתונים</w:t>
      </w:r>
      <w:r w:rsidRPr="00BF40D4">
        <w:rPr>
          <w:rFonts w:ascii="Arial" w:hAnsi="Arial" w:cs="David"/>
          <w:sz w:val="24"/>
          <w:szCs w:val="24"/>
          <w:rtl/>
        </w:rPr>
        <w:t xml:space="preserve"> </w:t>
      </w:r>
      <w:r w:rsidRPr="00BF40D4">
        <w:rPr>
          <w:rFonts w:ascii="Arial" w:hAnsi="Arial" w:cs="David" w:hint="cs"/>
          <w:sz w:val="24"/>
          <w:szCs w:val="24"/>
          <w:rtl/>
        </w:rPr>
        <w:t>ע</w:t>
      </w:r>
      <w:r>
        <w:rPr>
          <w:rFonts w:ascii="Arial" w:hAnsi="Arial" w:cs="David" w:hint="cs"/>
          <w:sz w:val="24"/>
          <w:szCs w:val="24"/>
          <w:rtl/>
        </w:rPr>
        <w:t>ל בסיס</w:t>
      </w:r>
      <w:r w:rsidRPr="00BF40D4">
        <w:rPr>
          <w:rFonts w:ascii="Arial" w:hAnsi="Arial" w:cs="David" w:hint="cs"/>
          <w:sz w:val="24"/>
          <w:szCs w:val="24"/>
          <w:rtl/>
        </w:rPr>
        <w:t xml:space="preserve"> סכמת נתונים מאובטחת (</w:t>
      </w:r>
      <w:r w:rsidRPr="00BF40D4">
        <w:rPr>
          <w:rFonts w:ascii="Arial" w:hAnsi="Arial" w:cs="David" w:hint="cs"/>
          <w:sz w:val="24"/>
          <w:szCs w:val="24"/>
        </w:rPr>
        <w:t>XSD</w:t>
      </w:r>
      <w:r>
        <w:rPr>
          <w:rFonts w:ascii="Arial" w:hAnsi="Arial" w:cs="David" w:hint="cs"/>
          <w:sz w:val="24"/>
          <w:szCs w:val="24"/>
          <w:rtl/>
        </w:rPr>
        <w:t xml:space="preserve">) באמצעות ממשק כספת בתדירות יומית (לפחות פעמיים ביום ובהתאם </w:t>
      </w:r>
      <w:r w:rsidR="00500A26">
        <w:rPr>
          <w:rFonts w:ascii="Arial" w:hAnsi="Arial" w:cs="David" w:hint="cs"/>
          <w:sz w:val="24"/>
          <w:szCs w:val="24"/>
          <w:rtl/>
        </w:rPr>
        <w:t>להנחיית</w:t>
      </w:r>
      <w:r>
        <w:rPr>
          <w:rFonts w:ascii="Arial" w:hAnsi="Arial" w:cs="David" w:hint="cs"/>
          <w:sz w:val="24"/>
          <w:szCs w:val="24"/>
          <w:rtl/>
        </w:rPr>
        <w:t xml:space="preserve"> המזמין</w:t>
      </w:r>
      <w:r w:rsidR="00AE1A6A">
        <w:rPr>
          <w:rFonts w:ascii="Arial" w:hAnsi="Arial" w:cs="David" w:hint="cs"/>
          <w:sz w:val="24"/>
          <w:szCs w:val="24"/>
          <w:rtl/>
        </w:rPr>
        <w:t xml:space="preserve"> - צה"ל</w:t>
      </w:r>
      <w:r>
        <w:rPr>
          <w:rFonts w:ascii="Arial" w:hAnsi="Arial" w:cs="David" w:hint="cs"/>
          <w:sz w:val="24"/>
          <w:szCs w:val="24"/>
          <w:rtl/>
        </w:rPr>
        <w:t>)</w:t>
      </w:r>
      <w:r w:rsidR="00884CFE">
        <w:rPr>
          <w:rFonts w:ascii="Arial" w:hAnsi="Arial" w:cs="David" w:hint="cs"/>
          <w:sz w:val="24"/>
          <w:szCs w:val="24"/>
          <w:rtl/>
        </w:rPr>
        <w:t xml:space="preserve"> ולמזמין</w:t>
      </w:r>
      <w:r w:rsidR="00AE1A6A">
        <w:rPr>
          <w:rFonts w:ascii="Arial" w:hAnsi="Arial" w:cs="David" w:hint="cs"/>
          <w:sz w:val="24"/>
          <w:szCs w:val="24"/>
          <w:rtl/>
        </w:rPr>
        <w:t xml:space="preserve"> -</w:t>
      </w:r>
      <w:r w:rsidR="00884CFE">
        <w:rPr>
          <w:rFonts w:ascii="Arial" w:hAnsi="Arial" w:cs="David" w:hint="cs"/>
          <w:sz w:val="24"/>
          <w:szCs w:val="24"/>
          <w:rtl/>
        </w:rPr>
        <w:t xml:space="preserve"> אמו"ן באמצעות אתר האינטרנט המאובטח</w:t>
      </w:r>
      <w:r w:rsidRPr="00BF40D4">
        <w:rPr>
          <w:rFonts w:ascii="Arial" w:hAnsi="Arial" w:cs="David" w:hint="cs"/>
          <w:sz w:val="24"/>
          <w:szCs w:val="24"/>
          <w:rtl/>
        </w:rPr>
        <w:t xml:space="preserve">. </w:t>
      </w:r>
    </w:p>
    <w:p w:rsidR="00FE49F7" w:rsidRDefault="00FE49F7" w:rsidP="00953789">
      <w:pPr>
        <w:numPr>
          <w:ilvl w:val="2"/>
          <w:numId w:val="41"/>
        </w:numPr>
        <w:tabs>
          <w:tab w:val="num" w:pos="1700"/>
        </w:tabs>
        <w:spacing w:line="360" w:lineRule="auto"/>
        <w:ind w:left="1854"/>
        <w:rPr>
          <w:rFonts w:ascii="Arial" w:hAnsi="Arial" w:cs="David"/>
          <w:sz w:val="24"/>
          <w:szCs w:val="24"/>
        </w:rPr>
      </w:pPr>
      <w:r w:rsidRPr="00BF40D4">
        <w:rPr>
          <w:rFonts w:ascii="Arial" w:hAnsi="Arial" w:cs="David" w:hint="cs"/>
          <w:sz w:val="24"/>
          <w:szCs w:val="24"/>
          <w:rtl/>
        </w:rPr>
        <w:t>הנתונים שיועברו יכללו</w:t>
      </w:r>
      <w:r>
        <w:rPr>
          <w:rFonts w:ascii="Arial" w:hAnsi="Arial" w:cs="David" w:hint="cs"/>
          <w:sz w:val="24"/>
          <w:szCs w:val="24"/>
          <w:rtl/>
        </w:rPr>
        <w:t xml:space="preserve"> בנוסף לכל האמור בסעיף 5.1.2 גם את הפרטים הבאים: </w:t>
      </w:r>
    </w:p>
    <w:p w:rsidR="00FE49F7" w:rsidRDefault="00FE49F7" w:rsidP="00953789">
      <w:pPr>
        <w:numPr>
          <w:ilvl w:val="3"/>
          <w:numId w:val="41"/>
        </w:numPr>
        <w:tabs>
          <w:tab w:val="left" w:pos="1842"/>
        </w:tabs>
        <w:spacing w:line="360" w:lineRule="auto"/>
        <w:ind w:left="2781"/>
        <w:rPr>
          <w:rFonts w:ascii="Arial" w:hAnsi="Arial" w:cs="David"/>
          <w:sz w:val="24"/>
          <w:szCs w:val="24"/>
        </w:rPr>
      </w:pPr>
      <w:r>
        <w:rPr>
          <w:rFonts w:ascii="Arial" w:hAnsi="Arial" w:cs="David" w:hint="cs"/>
          <w:sz w:val="24"/>
          <w:szCs w:val="24"/>
          <w:rtl/>
        </w:rPr>
        <w:t>קוד מקור.</w:t>
      </w:r>
    </w:p>
    <w:p w:rsidR="00FE49F7" w:rsidRDefault="00FE49F7" w:rsidP="00953789">
      <w:pPr>
        <w:numPr>
          <w:ilvl w:val="3"/>
          <w:numId w:val="41"/>
        </w:numPr>
        <w:tabs>
          <w:tab w:val="left" w:pos="1842"/>
        </w:tabs>
        <w:spacing w:line="360" w:lineRule="auto"/>
        <w:ind w:left="2781"/>
        <w:rPr>
          <w:rFonts w:ascii="Arial" w:hAnsi="Arial" w:cs="David"/>
          <w:sz w:val="24"/>
          <w:szCs w:val="24"/>
        </w:rPr>
      </w:pPr>
      <w:r>
        <w:rPr>
          <w:rFonts w:ascii="Arial" w:hAnsi="Arial" w:cs="David" w:hint="cs"/>
          <w:sz w:val="24"/>
          <w:szCs w:val="24"/>
          <w:rtl/>
        </w:rPr>
        <w:t>מספר עסקה.</w:t>
      </w:r>
    </w:p>
    <w:p w:rsidR="00FE49F7" w:rsidRDefault="00FE49F7" w:rsidP="00953789">
      <w:pPr>
        <w:numPr>
          <w:ilvl w:val="3"/>
          <w:numId w:val="41"/>
        </w:numPr>
        <w:tabs>
          <w:tab w:val="left" w:pos="1842"/>
        </w:tabs>
        <w:spacing w:line="360" w:lineRule="auto"/>
        <w:ind w:left="2781"/>
        <w:rPr>
          <w:rFonts w:ascii="Arial" w:hAnsi="Arial" w:cs="David"/>
          <w:sz w:val="24"/>
          <w:szCs w:val="24"/>
        </w:rPr>
      </w:pPr>
      <w:r>
        <w:rPr>
          <w:rFonts w:ascii="Arial" w:hAnsi="Arial" w:cs="David" w:hint="cs"/>
          <w:sz w:val="24"/>
          <w:szCs w:val="24"/>
          <w:rtl/>
        </w:rPr>
        <w:t>קוד תחנה.</w:t>
      </w:r>
    </w:p>
    <w:p w:rsidR="00FE49F7" w:rsidRDefault="00FE49F7" w:rsidP="00953789">
      <w:pPr>
        <w:numPr>
          <w:ilvl w:val="3"/>
          <w:numId w:val="41"/>
        </w:numPr>
        <w:tabs>
          <w:tab w:val="left" w:pos="1842"/>
        </w:tabs>
        <w:spacing w:line="360" w:lineRule="auto"/>
        <w:ind w:left="2781"/>
        <w:rPr>
          <w:rFonts w:ascii="Arial" w:hAnsi="Arial" w:cs="David"/>
          <w:sz w:val="24"/>
          <w:szCs w:val="24"/>
        </w:rPr>
      </w:pPr>
      <w:r>
        <w:rPr>
          <w:rFonts w:ascii="Arial" w:hAnsi="Arial" w:cs="David" w:hint="cs"/>
          <w:sz w:val="24"/>
          <w:szCs w:val="24"/>
          <w:rtl/>
        </w:rPr>
        <w:t>קוד חברת דלק.</w:t>
      </w:r>
    </w:p>
    <w:p w:rsidR="00FE49F7" w:rsidRDefault="00FE49F7" w:rsidP="00953789">
      <w:pPr>
        <w:numPr>
          <w:ilvl w:val="3"/>
          <w:numId w:val="41"/>
        </w:numPr>
        <w:tabs>
          <w:tab w:val="left" w:pos="1842"/>
        </w:tabs>
        <w:spacing w:line="360" w:lineRule="auto"/>
        <w:ind w:left="2781"/>
        <w:rPr>
          <w:rFonts w:ascii="Arial" w:hAnsi="Arial" w:cs="David"/>
          <w:sz w:val="24"/>
          <w:szCs w:val="24"/>
        </w:rPr>
      </w:pPr>
      <w:r>
        <w:rPr>
          <w:rFonts w:ascii="Arial" w:hAnsi="Arial" w:cs="David" w:hint="cs"/>
          <w:sz w:val="24"/>
          <w:szCs w:val="24"/>
          <w:rtl/>
        </w:rPr>
        <w:t>מספר התקן תדלוק</w:t>
      </w:r>
      <w:r w:rsidR="00C955B4">
        <w:rPr>
          <w:rFonts w:ascii="Arial" w:hAnsi="Arial" w:cs="David" w:hint="cs"/>
          <w:sz w:val="24"/>
          <w:szCs w:val="24"/>
          <w:rtl/>
        </w:rPr>
        <w:t xml:space="preserve"> אוניברסאלי</w:t>
      </w:r>
      <w:r>
        <w:rPr>
          <w:rFonts w:ascii="Arial" w:hAnsi="Arial" w:cs="David" w:hint="cs"/>
          <w:sz w:val="24"/>
          <w:szCs w:val="24"/>
          <w:rtl/>
        </w:rPr>
        <w:t>.</w:t>
      </w:r>
    </w:p>
    <w:p w:rsidR="00FE49F7" w:rsidRDefault="00FE49F7" w:rsidP="00953789">
      <w:pPr>
        <w:numPr>
          <w:ilvl w:val="3"/>
          <w:numId w:val="41"/>
        </w:numPr>
        <w:tabs>
          <w:tab w:val="left" w:pos="1842"/>
        </w:tabs>
        <w:spacing w:line="360" w:lineRule="auto"/>
        <w:ind w:left="2781"/>
        <w:rPr>
          <w:rFonts w:ascii="Arial" w:hAnsi="Arial" w:cs="David"/>
          <w:sz w:val="24"/>
          <w:szCs w:val="24"/>
        </w:rPr>
      </w:pPr>
      <w:r>
        <w:rPr>
          <w:rFonts w:ascii="Arial" w:hAnsi="Arial" w:cs="David" w:hint="cs"/>
          <w:sz w:val="24"/>
          <w:szCs w:val="24"/>
          <w:rtl/>
        </w:rPr>
        <w:t>מועד תדלוק (תאריך ושעה).</w:t>
      </w:r>
    </w:p>
    <w:p w:rsidR="00FE49F7" w:rsidRDefault="00FE49F7" w:rsidP="00953789">
      <w:pPr>
        <w:numPr>
          <w:ilvl w:val="3"/>
          <w:numId w:val="41"/>
        </w:numPr>
        <w:tabs>
          <w:tab w:val="left" w:pos="1842"/>
        </w:tabs>
        <w:spacing w:line="360" w:lineRule="auto"/>
        <w:ind w:left="2781"/>
        <w:rPr>
          <w:rFonts w:ascii="Arial" w:hAnsi="Arial" w:cs="David"/>
          <w:sz w:val="24"/>
          <w:szCs w:val="24"/>
        </w:rPr>
      </w:pPr>
      <w:r>
        <w:rPr>
          <w:rFonts w:ascii="Arial" w:hAnsi="Arial" w:cs="David" w:hint="cs"/>
          <w:sz w:val="24"/>
          <w:szCs w:val="24"/>
          <w:rtl/>
        </w:rPr>
        <w:t>כמות הליטרים שנופקה בעסקה.</w:t>
      </w:r>
    </w:p>
    <w:p w:rsidR="00FE49F7" w:rsidRDefault="00FE49F7" w:rsidP="00953789">
      <w:pPr>
        <w:numPr>
          <w:ilvl w:val="3"/>
          <w:numId w:val="41"/>
        </w:numPr>
        <w:tabs>
          <w:tab w:val="left" w:pos="1842"/>
        </w:tabs>
        <w:spacing w:line="360" w:lineRule="auto"/>
        <w:ind w:left="2781"/>
        <w:rPr>
          <w:rFonts w:ascii="Arial" w:hAnsi="Arial" w:cs="David"/>
          <w:sz w:val="24"/>
          <w:szCs w:val="24"/>
        </w:rPr>
      </w:pPr>
      <w:r>
        <w:rPr>
          <w:rFonts w:ascii="Arial" w:hAnsi="Arial" w:cs="David" w:hint="cs"/>
          <w:sz w:val="24"/>
          <w:szCs w:val="24"/>
          <w:rtl/>
        </w:rPr>
        <w:t>קוד התזקיק שנופק (סולר, בנזין, אור</w:t>
      </w:r>
      <w:r w:rsidR="00884CFE">
        <w:rPr>
          <w:rFonts w:ascii="Arial" w:hAnsi="Arial" w:cs="David" w:hint="cs"/>
          <w:sz w:val="24"/>
          <w:szCs w:val="24"/>
          <w:rtl/>
        </w:rPr>
        <w:t>י</w:t>
      </w:r>
      <w:r>
        <w:rPr>
          <w:rFonts w:ascii="Arial" w:hAnsi="Arial" w:cs="David" w:hint="cs"/>
          <w:sz w:val="24"/>
          <w:szCs w:val="24"/>
          <w:rtl/>
        </w:rPr>
        <w:t>אה).</w:t>
      </w:r>
    </w:p>
    <w:p w:rsidR="00FE49F7" w:rsidRDefault="00FE49F7" w:rsidP="00953789">
      <w:pPr>
        <w:numPr>
          <w:ilvl w:val="3"/>
          <w:numId w:val="41"/>
        </w:numPr>
        <w:tabs>
          <w:tab w:val="left" w:pos="1842"/>
        </w:tabs>
        <w:spacing w:line="360" w:lineRule="auto"/>
        <w:ind w:left="2781"/>
        <w:rPr>
          <w:rFonts w:ascii="Arial" w:hAnsi="Arial" w:cs="David"/>
          <w:sz w:val="24"/>
          <w:szCs w:val="24"/>
        </w:rPr>
      </w:pPr>
      <w:r>
        <w:rPr>
          <w:rFonts w:ascii="Arial" w:hAnsi="Arial" w:cs="David" w:hint="cs"/>
          <w:sz w:val="24"/>
          <w:szCs w:val="24"/>
          <w:rtl/>
        </w:rPr>
        <w:t xml:space="preserve">מד </w:t>
      </w:r>
      <w:r w:rsidR="00500A26">
        <w:rPr>
          <w:rFonts w:ascii="Arial" w:hAnsi="Arial" w:cs="David" w:hint="cs"/>
          <w:sz w:val="24"/>
          <w:szCs w:val="24"/>
          <w:rtl/>
        </w:rPr>
        <w:t>נסועה</w:t>
      </w:r>
      <w:r>
        <w:rPr>
          <w:rFonts w:ascii="Arial" w:hAnsi="Arial" w:cs="David" w:hint="cs"/>
          <w:sz w:val="24"/>
          <w:szCs w:val="24"/>
          <w:rtl/>
        </w:rPr>
        <w:t>.</w:t>
      </w:r>
    </w:p>
    <w:p w:rsidR="00FE49F7" w:rsidRPr="00F03712" w:rsidRDefault="009E4943" w:rsidP="00953789">
      <w:pPr>
        <w:numPr>
          <w:ilvl w:val="3"/>
          <w:numId w:val="41"/>
        </w:numPr>
        <w:tabs>
          <w:tab w:val="left" w:pos="1842"/>
        </w:tabs>
        <w:spacing w:line="360" w:lineRule="auto"/>
        <w:ind w:left="2781"/>
        <w:rPr>
          <w:rFonts w:ascii="Arial" w:hAnsi="Arial" w:cs="David"/>
          <w:sz w:val="24"/>
          <w:szCs w:val="24"/>
        </w:rPr>
      </w:pPr>
      <w:r>
        <w:rPr>
          <w:rFonts w:ascii="Arial" w:hAnsi="Arial" w:cs="David" w:hint="cs"/>
          <w:sz w:val="24"/>
          <w:szCs w:val="24"/>
          <w:rtl/>
        </w:rPr>
        <w:t>מספר כרטיס תדלוק</w:t>
      </w:r>
      <w:r w:rsidR="00FE49F7" w:rsidRPr="00F03712">
        <w:rPr>
          <w:rFonts w:ascii="Arial" w:hAnsi="Arial" w:cs="David" w:hint="cs"/>
          <w:sz w:val="24"/>
          <w:szCs w:val="24"/>
          <w:rtl/>
        </w:rPr>
        <w:t xml:space="preserve"> (במידה ובוצע תדלוק באמצעות כרטיס תדלוק).</w:t>
      </w:r>
    </w:p>
    <w:p w:rsidR="00FE49F7" w:rsidRDefault="00FE49F7" w:rsidP="00AE1A6A">
      <w:pPr>
        <w:numPr>
          <w:ilvl w:val="1"/>
          <w:numId w:val="41"/>
        </w:numPr>
        <w:tabs>
          <w:tab w:val="num" w:pos="1416"/>
          <w:tab w:val="left" w:pos="1842"/>
        </w:tabs>
        <w:spacing w:line="360" w:lineRule="auto"/>
        <w:ind w:left="1570"/>
        <w:rPr>
          <w:rFonts w:ascii="Arial" w:hAnsi="Arial" w:cs="David" w:hint="cs"/>
          <w:sz w:val="24"/>
          <w:szCs w:val="24"/>
        </w:rPr>
      </w:pPr>
      <w:r>
        <w:rPr>
          <w:rFonts w:ascii="Arial" w:hAnsi="Arial" w:cs="David" w:hint="cs"/>
          <w:sz w:val="24"/>
          <w:szCs w:val="24"/>
          <w:rtl/>
        </w:rPr>
        <w:t xml:space="preserve">המזמין שומר לעצמו את הזכות </w:t>
      </w:r>
      <w:r w:rsidRPr="00BF40D4">
        <w:rPr>
          <w:rFonts w:ascii="Arial" w:hAnsi="Arial" w:cs="David" w:hint="cs"/>
          <w:sz w:val="24"/>
          <w:szCs w:val="24"/>
          <w:rtl/>
        </w:rPr>
        <w:t xml:space="preserve">לשנות את </w:t>
      </w:r>
      <w:r w:rsidR="00AE1A6A">
        <w:rPr>
          <w:rFonts w:ascii="Arial" w:hAnsi="Arial" w:cs="David" w:hint="cs"/>
          <w:sz w:val="24"/>
          <w:szCs w:val="24"/>
          <w:rtl/>
        </w:rPr>
        <w:t xml:space="preserve">הפרטים, </w:t>
      </w:r>
      <w:r w:rsidRPr="00BF40D4">
        <w:rPr>
          <w:rFonts w:ascii="Arial" w:hAnsi="Arial" w:cs="David" w:hint="cs"/>
          <w:sz w:val="24"/>
          <w:szCs w:val="24"/>
          <w:rtl/>
        </w:rPr>
        <w:t>אופן ותדירות ה</w:t>
      </w:r>
      <w:r>
        <w:rPr>
          <w:rFonts w:ascii="Arial" w:hAnsi="Arial" w:cs="David" w:hint="cs"/>
          <w:sz w:val="24"/>
          <w:szCs w:val="24"/>
          <w:rtl/>
        </w:rPr>
        <w:t>עברת</w:t>
      </w:r>
      <w:r w:rsidR="00AE1A6A">
        <w:rPr>
          <w:rFonts w:ascii="Arial" w:hAnsi="Arial" w:cs="David" w:hint="cs"/>
          <w:sz w:val="24"/>
          <w:szCs w:val="24"/>
          <w:rtl/>
        </w:rPr>
        <w:t>ם</w:t>
      </w:r>
      <w:r w:rsidRPr="00BF40D4">
        <w:rPr>
          <w:rFonts w:ascii="Arial" w:hAnsi="Arial" w:cs="David" w:hint="cs"/>
          <w:sz w:val="24"/>
          <w:szCs w:val="24"/>
          <w:rtl/>
        </w:rPr>
        <w:t xml:space="preserve"> מעת לעת</w:t>
      </w:r>
      <w:r>
        <w:rPr>
          <w:rFonts w:ascii="Arial" w:hAnsi="Arial" w:cs="David" w:hint="cs"/>
          <w:sz w:val="24"/>
          <w:szCs w:val="24"/>
          <w:rtl/>
        </w:rPr>
        <w:t xml:space="preserve">, תוך </w:t>
      </w:r>
      <w:r w:rsidR="002610CD">
        <w:rPr>
          <w:rFonts w:ascii="Arial" w:hAnsi="Arial" w:cs="David" w:hint="cs"/>
          <w:sz w:val="24"/>
          <w:szCs w:val="24"/>
          <w:rtl/>
        </w:rPr>
        <w:t xml:space="preserve">מתן </w:t>
      </w:r>
      <w:r>
        <w:rPr>
          <w:rFonts w:ascii="Arial" w:hAnsi="Arial" w:cs="David" w:hint="cs"/>
          <w:sz w:val="24"/>
          <w:szCs w:val="24"/>
          <w:rtl/>
        </w:rPr>
        <w:t xml:space="preserve">התראה </w:t>
      </w:r>
      <w:r w:rsidR="00AE1A6A">
        <w:rPr>
          <w:rFonts w:ascii="Arial" w:hAnsi="Arial" w:cs="David" w:hint="cs"/>
          <w:sz w:val="24"/>
          <w:szCs w:val="24"/>
          <w:rtl/>
        </w:rPr>
        <w:t xml:space="preserve">של חודש </w:t>
      </w:r>
      <w:r>
        <w:rPr>
          <w:rFonts w:ascii="Arial" w:hAnsi="Arial" w:cs="David" w:hint="cs"/>
          <w:sz w:val="24"/>
          <w:szCs w:val="24"/>
          <w:rtl/>
        </w:rPr>
        <w:t>מראש</w:t>
      </w:r>
      <w:r w:rsidRPr="00BF40D4">
        <w:rPr>
          <w:rFonts w:ascii="Arial" w:hAnsi="Arial" w:cs="David" w:hint="cs"/>
          <w:sz w:val="24"/>
          <w:szCs w:val="24"/>
          <w:rtl/>
        </w:rPr>
        <w:t>.</w:t>
      </w:r>
    </w:p>
    <w:p w:rsidR="00AC421E" w:rsidRDefault="00AC421E" w:rsidP="00094147">
      <w:pPr>
        <w:tabs>
          <w:tab w:val="left" w:pos="1842"/>
        </w:tabs>
        <w:spacing w:line="360" w:lineRule="auto"/>
        <w:rPr>
          <w:rFonts w:ascii="Arial" w:hAnsi="Arial" w:cs="David" w:hint="cs"/>
          <w:sz w:val="24"/>
          <w:szCs w:val="24"/>
          <w:rtl/>
        </w:rPr>
      </w:pPr>
    </w:p>
    <w:p w:rsidR="00AC421E" w:rsidRDefault="00AC421E" w:rsidP="00AC421E">
      <w:pPr>
        <w:tabs>
          <w:tab w:val="left" w:pos="1842"/>
        </w:tabs>
        <w:spacing w:line="360" w:lineRule="auto"/>
        <w:rPr>
          <w:rFonts w:ascii="Arial" w:hAnsi="Arial" w:cs="David"/>
          <w:sz w:val="24"/>
          <w:szCs w:val="24"/>
        </w:rPr>
      </w:pPr>
    </w:p>
    <w:p w:rsidR="00FE49F7" w:rsidRPr="00C648C1" w:rsidRDefault="00FE49F7" w:rsidP="00953789">
      <w:pPr>
        <w:numPr>
          <w:ilvl w:val="1"/>
          <w:numId w:val="41"/>
        </w:numPr>
        <w:tabs>
          <w:tab w:val="num" w:pos="1416"/>
          <w:tab w:val="left" w:pos="1842"/>
        </w:tabs>
        <w:spacing w:line="360" w:lineRule="auto"/>
        <w:ind w:left="1570"/>
        <w:rPr>
          <w:rFonts w:ascii="Arial" w:hAnsi="Arial" w:cs="David"/>
          <w:b/>
          <w:bCs/>
          <w:sz w:val="24"/>
          <w:szCs w:val="24"/>
        </w:rPr>
      </w:pPr>
      <w:r w:rsidRPr="00C648C1">
        <w:rPr>
          <w:rFonts w:ascii="Arial" w:hAnsi="Arial" w:cs="David" w:hint="eastAsia"/>
          <w:b/>
          <w:bCs/>
          <w:sz w:val="24"/>
          <w:szCs w:val="24"/>
          <w:rtl/>
        </w:rPr>
        <w:t>מענה</w:t>
      </w:r>
      <w:r w:rsidRPr="00C648C1">
        <w:rPr>
          <w:rFonts w:ascii="Arial" w:hAnsi="Arial" w:cs="David"/>
          <w:b/>
          <w:bCs/>
          <w:sz w:val="24"/>
          <w:szCs w:val="24"/>
          <w:rtl/>
        </w:rPr>
        <w:t xml:space="preserve"> </w:t>
      </w:r>
      <w:r w:rsidRPr="00C648C1">
        <w:rPr>
          <w:rFonts w:ascii="Arial" w:hAnsi="Arial" w:cs="David" w:hint="eastAsia"/>
          <w:b/>
          <w:bCs/>
          <w:sz w:val="24"/>
          <w:szCs w:val="24"/>
          <w:rtl/>
        </w:rPr>
        <w:t>תקשובי</w:t>
      </w:r>
      <w:r w:rsidRPr="00C648C1">
        <w:rPr>
          <w:rFonts w:ascii="Arial" w:hAnsi="Arial" w:cs="David"/>
          <w:b/>
          <w:bCs/>
          <w:sz w:val="24"/>
          <w:szCs w:val="24"/>
          <w:rtl/>
        </w:rPr>
        <w:t xml:space="preserve"> </w:t>
      </w:r>
      <w:r w:rsidRPr="00C648C1">
        <w:rPr>
          <w:rFonts w:ascii="Arial" w:hAnsi="Arial" w:cs="David" w:hint="eastAsia"/>
          <w:b/>
          <w:bCs/>
          <w:sz w:val="24"/>
          <w:szCs w:val="24"/>
          <w:rtl/>
        </w:rPr>
        <w:t>נוסף</w:t>
      </w:r>
      <w:r w:rsidRPr="00C648C1">
        <w:rPr>
          <w:rFonts w:ascii="Arial" w:hAnsi="Arial" w:cs="David"/>
          <w:b/>
          <w:bCs/>
          <w:sz w:val="24"/>
          <w:szCs w:val="24"/>
          <w:rtl/>
        </w:rPr>
        <w:t xml:space="preserve"> </w:t>
      </w:r>
      <w:r w:rsidRPr="00C648C1">
        <w:rPr>
          <w:rFonts w:ascii="Arial" w:hAnsi="Arial" w:cs="David" w:hint="eastAsia"/>
          <w:b/>
          <w:bCs/>
          <w:sz w:val="24"/>
          <w:szCs w:val="24"/>
          <w:rtl/>
        </w:rPr>
        <w:t>שהחברה</w:t>
      </w:r>
      <w:r w:rsidRPr="00C648C1">
        <w:rPr>
          <w:rFonts w:ascii="Arial" w:hAnsi="Arial" w:cs="David"/>
          <w:b/>
          <w:bCs/>
          <w:sz w:val="24"/>
          <w:szCs w:val="24"/>
          <w:rtl/>
        </w:rPr>
        <w:t xml:space="preserve"> </w:t>
      </w:r>
      <w:r w:rsidRPr="00C648C1">
        <w:rPr>
          <w:rFonts w:ascii="Arial" w:hAnsi="Arial" w:cs="David" w:hint="eastAsia"/>
          <w:b/>
          <w:bCs/>
          <w:sz w:val="24"/>
          <w:szCs w:val="24"/>
          <w:rtl/>
        </w:rPr>
        <w:t>המפעילה</w:t>
      </w:r>
      <w:r w:rsidRPr="00C648C1">
        <w:rPr>
          <w:rFonts w:ascii="Arial" w:hAnsi="Arial" w:cs="David"/>
          <w:b/>
          <w:bCs/>
          <w:sz w:val="24"/>
          <w:szCs w:val="24"/>
          <w:rtl/>
        </w:rPr>
        <w:t xml:space="preserve"> </w:t>
      </w:r>
      <w:r w:rsidRPr="00C648C1">
        <w:rPr>
          <w:rFonts w:ascii="Arial" w:hAnsi="Arial" w:cs="David" w:hint="eastAsia"/>
          <w:b/>
          <w:bCs/>
          <w:sz w:val="24"/>
          <w:szCs w:val="24"/>
          <w:rtl/>
        </w:rPr>
        <w:t>נדרשת</w:t>
      </w:r>
      <w:r w:rsidRPr="00C648C1">
        <w:rPr>
          <w:rFonts w:ascii="Arial" w:hAnsi="Arial" w:cs="David"/>
          <w:b/>
          <w:bCs/>
          <w:sz w:val="24"/>
          <w:szCs w:val="24"/>
          <w:rtl/>
        </w:rPr>
        <w:t xml:space="preserve"> </w:t>
      </w:r>
      <w:r w:rsidRPr="00C648C1">
        <w:rPr>
          <w:rFonts w:ascii="Arial" w:hAnsi="Arial" w:cs="David" w:hint="eastAsia"/>
          <w:b/>
          <w:bCs/>
          <w:sz w:val="24"/>
          <w:szCs w:val="24"/>
          <w:rtl/>
        </w:rPr>
        <w:t>להעמיד</w:t>
      </w:r>
      <w:r w:rsidRPr="00C648C1">
        <w:rPr>
          <w:rFonts w:ascii="Arial" w:hAnsi="Arial" w:cs="David"/>
          <w:b/>
          <w:bCs/>
          <w:sz w:val="24"/>
          <w:szCs w:val="24"/>
          <w:rtl/>
        </w:rPr>
        <w:t xml:space="preserve"> </w:t>
      </w:r>
      <w:r w:rsidRPr="00C648C1">
        <w:rPr>
          <w:rFonts w:ascii="Arial" w:hAnsi="Arial" w:cs="David" w:hint="eastAsia"/>
          <w:b/>
          <w:bCs/>
          <w:sz w:val="24"/>
          <w:szCs w:val="24"/>
          <w:rtl/>
        </w:rPr>
        <w:t>במסגרת</w:t>
      </w:r>
      <w:r w:rsidRPr="00C648C1">
        <w:rPr>
          <w:rFonts w:ascii="Arial" w:hAnsi="Arial" w:cs="David"/>
          <w:b/>
          <w:bCs/>
          <w:sz w:val="24"/>
          <w:szCs w:val="24"/>
          <w:rtl/>
        </w:rPr>
        <w:t xml:space="preserve"> </w:t>
      </w:r>
      <w:r w:rsidRPr="00C648C1">
        <w:rPr>
          <w:rFonts w:ascii="Arial" w:hAnsi="Arial" w:cs="David" w:hint="eastAsia"/>
          <w:b/>
          <w:bCs/>
          <w:sz w:val="24"/>
          <w:szCs w:val="24"/>
          <w:rtl/>
        </w:rPr>
        <w:t>ההתקשרות</w:t>
      </w:r>
      <w:r>
        <w:rPr>
          <w:rFonts w:ascii="Arial" w:hAnsi="Arial" w:cs="David" w:hint="cs"/>
          <w:b/>
          <w:bCs/>
          <w:sz w:val="24"/>
          <w:szCs w:val="24"/>
          <w:rtl/>
        </w:rPr>
        <w:t>:</w:t>
      </w:r>
    </w:p>
    <w:p w:rsidR="003C4E39" w:rsidRDefault="00FE49F7" w:rsidP="003C4E39">
      <w:pPr>
        <w:numPr>
          <w:ilvl w:val="2"/>
          <w:numId w:val="41"/>
        </w:numPr>
        <w:tabs>
          <w:tab w:val="num" w:pos="1841"/>
        </w:tabs>
        <w:spacing w:line="360" w:lineRule="auto"/>
        <w:ind w:left="1854"/>
        <w:rPr>
          <w:rFonts w:ascii="Arial" w:hAnsi="Arial" w:cs="David" w:hint="cs"/>
          <w:sz w:val="24"/>
          <w:szCs w:val="24"/>
        </w:rPr>
      </w:pPr>
      <w:r w:rsidRPr="00A40E49">
        <w:rPr>
          <w:rFonts w:ascii="Arial" w:hAnsi="Arial" w:cs="David" w:hint="eastAsia"/>
          <w:sz w:val="24"/>
          <w:szCs w:val="24"/>
          <w:rtl/>
        </w:rPr>
        <w:t>החברה</w:t>
      </w:r>
      <w:r w:rsidRPr="00A40E49">
        <w:rPr>
          <w:rFonts w:ascii="Arial" w:hAnsi="Arial" w:cs="David"/>
          <w:sz w:val="24"/>
          <w:szCs w:val="24"/>
          <w:rtl/>
        </w:rPr>
        <w:t xml:space="preserve"> המפעילה </w:t>
      </w:r>
      <w:r w:rsidRPr="00A40E49">
        <w:rPr>
          <w:rFonts w:ascii="Arial" w:hAnsi="Arial" w:cs="David" w:hint="eastAsia"/>
          <w:sz w:val="24"/>
          <w:szCs w:val="24"/>
          <w:rtl/>
        </w:rPr>
        <w:t>תקים</w:t>
      </w:r>
      <w:r w:rsidRPr="00A40E49">
        <w:rPr>
          <w:rFonts w:ascii="Arial" w:hAnsi="Arial" w:cs="David"/>
          <w:sz w:val="24"/>
          <w:szCs w:val="24"/>
          <w:rtl/>
        </w:rPr>
        <w:t xml:space="preserve"> </w:t>
      </w:r>
      <w:r w:rsidRPr="00A40E49">
        <w:rPr>
          <w:rFonts w:ascii="Arial" w:hAnsi="Arial" w:cs="David" w:hint="eastAsia"/>
          <w:sz w:val="24"/>
          <w:szCs w:val="24"/>
          <w:rtl/>
        </w:rPr>
        <w:t>אתר</w:t>
      </w:r>
      <w:r w:rsidRPr="00A40E49">
        <w:rPr>
          <w:rFonts w:ascii="Arial" w:hAnsi="Arial" w:cs="David"/>
          <w:sz w:val="24"/>
          <w:szCs w:val="24"/>
          <w:rtl/>
        </w:rPr>
        <w:t xml:space="preserve"> </w:t>
      </w:r>
      <w:r w:rsidRPr="00A40E49">
        <w:rPr>
          <w:rFonts w:ascii="Arial" w:hAnsi="Arial" w:cs="David" w:hint="eastAsia"/>
          <w:sz w:val="24"/>
          <w:szCs w:val="24"/>
          <w:rtl/>
        </w:rPr>
        <w:t>אינטרנט</w:t>
      </w:r>
      <w:r w:rsidRPr="00A40E49">
        <w:rPr>
          <w:rFonts w:ascii="Arial" w:hAnsi="Arial" w:cs="David"/>
          <w:sz w:val="24"/>
          <w:szCs w:val="24"/>
          <w:rtl/>
        </w:rPr>
        <w:t xml:space="preserve"> </w:t>
      </w:r>
      <w:r w:rsidRPr="00A40E49">
        <w:rPr>
          <w:rFonts w:ascii="Arial" w:hAnsi="Arial" w:cs="David" w:hint="eastAsia"/>
          <w:sz w:val="24"/>
          <w:szCs w:val="24"/>
          <w:rtl/>
        </w:rPr>
        <w:t>מאובטח</w:t>
      </w:r>
      <w:r w:rsidRPr="00A40E49">
        <w:rPr>
          <w:rFonts w:ascii="Arial" w:hAnsi="Arial" w:cs="David"/>
          <w:sz w:val="24"/>
          <w:szCs w:val="24"/>
          <w:rtl/>
        </w:rPr>
        <w:t xml:space="preserve"> בהתאם לדרישות המפורטות </w:t>
      </w:r>
      <w:r w:rsidRPr="00690A2E">
        <w:rPr>
          <w:rFonts w:ascii="Arial" w:hAnsi="Arial" w:cs="David"/>
          <w:sz w:val="24"/>
          <w:szCs w:val="24"/>
          <w:rtl/>
        </w:rPr>
        <w:t>בנספח</w:t>
      </w:r>
      <w:r w:rsidR="004D1C33">
        <w:rPr>
          <w:rFonts w:ascii="Arial" w:hAnsi="Arial" w:cs="David" w:hint="cs"/>
          <w:sz w:val="24"/>
          <w:szCs w:val="24"/>
          <w:rtl/>
        </w:rPr>
        <w:t xml:space="preserve"> הביטחון ו</w:t>
      </w:r>
      <w:r w:rsidR="00C92E73">
        <w:rPr>
          <w:rFonts w:ascii="Arial" w:hAnsi="Arial" w:cs="David" w:hint="cs"/>
          <w:sz w:val="24"/>
          <w:szCs w:val="24"/>
          <w:rtl/>
        </w:rPr>
        <w:t xml:space="preserve">בנספח </w:t>
      </w:r>
      <w:r w:rsidR="004D1C33">
        <w:rPr>
          <w:rFonts w:ascii="Arial" w:hAnsi="Arial" w:cs="David" w:hint="cs"/>
          <w:sz w:val="24"/>
          <w:szCs w:val="24"/>
          <w:rtl/>
        </w:rPr>
        <w:t>הגנת המידע</w:t>
      </w:r>
      <w:r w:rsidR="003C4E39">
        <w:rPr>
          <w:rFonts w:ascii="Arial" w:hAnsi="Arial" w:cs="David" w:hint="cs"/>
          <w:sz w:val="24"/>
          <w:szCs w:val="24"/>
          <w:rtl/>
        </w:rPr>
        <w:t>.</w:t>
      </w:r>
    </w:p>
    <w:p w:rsidR="00FE49F7" w:rsidRDefault="003C4E39" w:rsidP="00853317">
      <w:pPr>
        <w:numPr>
          <w:ilvl w:val="2"/>
          <w:numId w:val="41"/>
        </w:numPr>
        <w:tabs>
          <w:tab w:val="num" w:pos="1841"/>
        </w:tabs>
        <w:spacing w:line="360" w:lineRule="auto"/>
        <w:ind w:left="1854"/>
        <w:jc w:val="both"/>
        <w:rPr>
          <w:rFonts w:ascii="Arial" w:hAnsi="Arial" w:cs="David"/>
          <w:sz w:val="24"/>
          <w:szCs w:val="24"/>
        </w:rPr>
      </w:pPr>
      <w:r w:rsidRPr="00CE7DD0">
        <w:rPr>
          <w:rFonts w:ascii="Arial" w:hAnsi="Arial" w:cs="David" w:hint="cs"/>
          <w:sz w:val="24"/>
          <w:szCs w:val="24"/>
          <w:rtl/>
        </w:rPr>
        <w:t xml:space="preserve"> </w:t>
      </w:r>
      <w:r w:rsidR="00FE49F7" w:rsidRPr="00CE7DD0">
        <w:rPr>
          <w:rFonts w:ascii="Arial" w:hAnsi="Arial" w:cs="David" w:hint="cs"/>
          <w:sz w:val="24"/>
          <w:szCs w:val="24"/>
          <w:rtl/>
        </w:rPr>
        <w:t xml:space="preserve">החברה המפעילה תאפשר </w:t>
      </w:r>
      <w:r w:rsidR="00516F3F">
        <w:rPr>
          <w:rFonts w:ascii="Arial" w:hAnsi="Arial" w:cs="David" w:hint="cs"/>
          <w:sz w:val="24"/>
          <w:szCs w:val="24"/>
          <w:rtl/>
        </w:rPr>
        <w:t xml:space="preserve">גישה </w:t>
      </w:r>
      <w:r w:rsidR="00FE49F7" w:rsidRPr="00CE7DD0">
        <w:rPr>
          <w:rFonts w:ascii="Arial" w:hAnsi="Arial" w:cs="David" w:hint="cs"/>
          <w:sz w:val="24"/>
          <w:szCs w:val="24"/>
          <w:rtl/>
        </w:rPr>
        <w:t xml:space="preserve">לכל </w:t>
      </w:r>
      <w:r w:rsidR="00516F3F">
        <w:rPr>
          <w:rFonts w:ascii="Arial" w:hAnsi="Arial" w:cs="David" w:hint="cs"/>
          <w:sz w:val="24"/>
          <w:szCs w:val="24"/>
          <w:rtl/>
        </w:rPr>
        <w:t>נציג מוסמך</w:t>
      </w:r>
      <w:r w:rsidR="00516F3F" w:rsidRPr="00A40E49">
        <w:rPr>
          <w:rFonts w:ascii="Arial" w:hAnsi="Arial" w:cs="David"/>
          <w:sz w:val="24"/>
          <w:szCs w:val="24"/>
          <w:rtl/>
        </w:rPr>
        <w:t xml:space="preserve"> </w:t>
      </w:r>
      <w:r w:rsidR="00516F3F" w:rsidRPr="00A40E49">
        <w:rPr>
          <w:rFonts w:ascii="Arial" w:hAnsi="Arial" w:cs="David" w:hint="eastAsia"/>
          <w:sz w:val="24"/>
          <w:szCs w:val="24"/>
          <w:rtl/>
        </w:rPr>
        <w:t>שיוגדר</w:t>
      </w:r>
      <w:r w:rsidR="00516F3F" w:rsidRPr="00A40E49">
        <w:rPr>
          <w:rFonts w:ascii="Arial" w:hAnsi="Arial" w:cs="David"/>
          <w:sz w:val="24"/>
          <w:szCs w:val="24"/>
          <w:rtl/>
        </w:rPr>
        <w:t xml:space="preserve"> </w:t>
      </w:r>
      <w:r w:rsidR="00516F3F" w:rsidRPr="00A40E49">
        <w:rPr>
          <w:rFonts w:ascii="Arial" w:hAnsi="Arial" w:cs="David" w:hint="eastAsia"/>
          <w:sz w:val="24"/>
          <w:szCs w:val="24"/>
          <w:rtl/>
        </w:rPr>
        <w:t>ע</w:t>
      </w:r>
      <w:r w:rsidR="00516F3F" w:rsidRPr="00A40E49">
        <w:rPr>
          <w:rFonts w:ascii="Arial" w:hAnsi="Arial" w:cs="David"/>
          <w:sz w:val="24"/>
          <w:szCs w:val="24"/>
          <w:rtl/>
        </w:rPr>
        <w:t xml:space="preserve">"י </w:t>
      </w:r>
      <w:r w:rsidR="00516F3F" w:rsidRPr="00A40E49">
        <w:rPr>
          <w:rFonts w:ascii="Arial" w:hAnsi="Arial" w:cs="David" w:hint="eastAsia"/>
          <w:sz w:val="24"/>
          <w:szCs w:val="24"/>
          <w:rtl/>
        </w:rPr>
        <w:t>המזמין</w:t>
      </w:r>
      <w:r w:rsidR="00516F3F" w:rsidRPr="00A40E49">
        <w:rPr>
          <w:rFonts w:ascii="Arial" w:hAnsi="Arial" w:cs="David"/>
          <w:sz w:val="24"/>
          <w:szCs w:val="24"/>
          <w:rtl/>
        </w:rPr>
        <w:t xml:space="preserve"> </w:t>
      </w:r>
      <w:r w:rsidR="00FE49F7" w:rsidRPr="00CE7DD0">
        <w:rPr>
          <w:rFonts w:ascii="Arial" w:hAnsi="Arial" w:cs="David" w:hint="cs"/>
          <w:sz w:val="24"/>
          <w:szCs w:val="24"/>
          <w:rtl/>
        </w:rPr>
        <w:t xml:space="preserve">לעדכן </w:t>
      </w:r>
      <w:r w:rsidR="00FE49F7">
        <w:rPr>
          <w:rFonts w:ascii="Arial" w:hAnsi="Arial" w:cs="David" w:hint="cs"/>
          <w:sz w:val="24"/>
          <w:szCs w:val="24"/>
          <w:rtl/>
        </w:rPr>
        <w:t>ולצפות ב</w:t>
      </w:r>
      <w:r w:rsidR="00516F3F">
        <w:rPr>
          <w:rFonts w:ascii="Arial" w:hAnsi="Arial" w:cs="David" w:hint="cs"/>
          <w:sz w:val="24"/>
          <w:szCs w:val="24"/>
          <w:rtl/>
        </w:rPr>
        <w:t>כלל הנתונים הרלוונטיים בהם מחזיקה החברה המפעילה ב</w:t>
      </w:r>
      <w:r w:rsidR="00FE49F7">
        <w:rPr>
          <w:rFonts w:ascii="Arial" w:hAnsi="Arial" w:cs="David" w:hint="cs"/>
          <w:sz w:val="24"/>
          <w:szCs w:val="24"/>
          <w:rtl/>
        </w:rPr>
        <w:t>אתר האינטרנט המאובטח של החברה המפעילה</w:t>
      </w:r>
      <w:r w:rsidR="00FE49F7" w:rsidRPr="00CE7DD0">
        <w:rPr>
          <w:rFonts w:ascii="Arial" w:hAnsi="Arial" w:cs="David" w:hint="cs"/>
          <w:sz w:val="24"/>
          <w:szCs w:val="24"/>
          <w:rtl/>
        </w:rPr>
        <w:t xml:space="preserve"> </w:t>
      </w:r>
      <w:r w:rsidR="00516F3F">
        <w:rPr>
          <w:rFonts w:ascii="Arial" w:hAnsi="Arial" w:cs="David" w:hint="cs"/>
          <w:sz w:val="24"/>
          <w:szCs w:val="24"/>
          <w:rtl/>
        </w:rPr>
        <w:t>על גבי</w:t>
      </w:r>
      <w:r w:rsidR="00516F3F" w:rsidRPr="00CE7DD0">
        <w:rPr>
          <w:rFonts w:ascii="Arial" w:hAnsi="Arial" w:cs="David" w:hint="cs"/>
          <w:sz w:val="24"/>
          <w:szCs w:val="24"/>
          <w:rtl/>
        </w:rPr>
        <w:t xml:space="preserve"> מסך ייעודי </w:t>
      </w:r>
      <w:r w:rsidR="00516F3F">
        <w:rPr>
          <w:rFonts w:ascii="Arial" w:hAnsi="Arial" w:cs="David" w:hint="cs"/>
          <w:sz w:val="24"/>
          <w:szCs w:val="24"/>
          <w:rtl/>
        </w:rPr>
        <w:t>שיוקצה לכך.</w:t>
      </w:r>
    </w:p>
    <w:p w:rsidR="00FE49F7" w:rsidRDefault="00516F3F" w:rsidP="00853317">
      <w:pPr>
        <w:numPr>
          <w:ilvl w:val="2"/>
          <w:numId w:val="41"/>
        </w:numPr>
        <w:tabs>
          <w:tab w:val="num" w:pos="1841"/>
        </w:tabs>
        <w:spacing w:line="360" w:lineRule="auto"/>
        <w:ind w:left="1854"/>
        <w:jc w:val="both"/>
        <w:rPr>
          <w:rFonts w:ascii="Arial" w:hAnsi="Arial" w:cs="David"/>
          <w:sz w:val="24"/>
          <w:szCs w:val="24"/>
        </w:rPr>
      </w:pPr>
      <w:r>
        <w:rPr>
          <w:rFonts w:ascii="Arial" w:hAnsi="Arial" w:cs="David" w:hint="cs"/>
          <w:sz w:val="24"/>
          <w:szCs w:val="24"/>
          <w:rtl/>
        </w:rPr>
        <w:t>נציג מוסמך</w:t>
      </w:r>
      <w:r w:rsidRPr="00A40E49">
        <w:rPr>
          <w:rFonts w:ascii="Arial" w:hAnsi="Arial" w:cs="David"/>
          <w:sz w:val="24"/>
          <w:szCs w:val="24"/>
          <w:rtl/>
        </w:rPr>
        <w:t xml:space="preserve"> </w:t>
      </w:r>
      <w:r w:rsidRPr="00A40E49">
        <w:rPr>
          <w:rFonts w:ascii="Arial" w:hAnsi="Arial" w:cs="David" w:hint="eastAsia"/>
          <w:sz w:val="24"/>
          <w:szCs w:val="24"/>
          <w:rtl/>
        </w:rPr>
        <w:t>שיוגדר</w:t>
      </w:r>
      <w:r w:rsidRPr="00A40E49">
        <w:rPr>
          <w:rFonts w:ascii="Arial" w:hAnsi="Arial" w:cs="David"/>
          <w:sz w:val="24"/>
          <w:szCs w:val="24"/>
          <w:rtl/>
        </w:rPr>
        <w:t xml:space="preserve"> </w:t>
      </w:r>
      <w:r w:rsidRPr="00A40E49">
        <w:rPr>
          <w:rFonts w:ascii="Arial" w:hAnsi="Arial" w:cs="David" w:hint="eastAsia"/>
          <w:sz w:val="24"/>
          <w:szCs w:val="24"/>
          <w:rtl/>
        </w:rPr>
        <w:t>ע</w:t>
      </w:r>
      <w:r w:rsidRPr="00A40E49">
        <w:rPr>
          <w:rFonts w:ascii="Arial" w:hAnsi="Arial" w:cs="David"/>
          <w:sz w:val="24"/>
          <w:szCs w:val="24"/>
          <w:rtl/>
        </w:rPr>
        <w:t xml:space="preserve">"י </w:t>
      </w:r>
      <w:r w:rsidRPr="00A40E49">
        <w:rPr>
          <w:rFonts w:ascii="Arial" w:hAnsi="Arial" w:cs="David" w:hint="eastAsia"/>
          <w:sz w:val="24"/>
          <w:szCs w:val="24"/>
          <w:rtl/>
        </w:rPr>
        <w:t>המזמין</w:t>
      </w:r>
      <w:r w:rsidRPr="00A40E49">
        <w:rPr>
          <w:rFonts w:ascii="Arial" w:hAnsi="Arial" w:cs="David"/>
          <w:sz w:val="24"/>
          <w:szCs w:val="24"/>
          <w:rtl/>
        </w:rPr>
        <w:t xml:space="preserve"> </w:t>
      </w:r>
      <w:r w:rsidR="00FE49F7">
        <w:rPr>
          <w:rFonts w:ascii="Arial" w:hAnsi="Arial" w:cs="David" w:hint="cs"/>
          <w:sz w:val="24"/>
          <w:szCs w:val="24"/>
          <w:rtl/>
        </w:rPr>
        <w:t xml:space="preserve">רשאי </w:t>
      </w:r>
      <w:r>
        <w:rPr>
          <w:rFonts w:ascii="Arial" w:hAnsi="Arial" w:cs="David" w:hint="cs"/>
          <w:sz w:val="24"/>
          <w:szCs w:val="24"/>
          <w:rtl/>
        </w:rPr>
        <w:t xml:space="preserve">יהיה </w:t>
      </w:r>
      <w:r w:rsidR="00FE49F7">
        <w:rPr>
          <w:rFonts w:ascii="Arial" w:hAnsi="Arial" w:cs="David" w:hint="cs"/>
          <w:sz w:val="24"/>
          <w:szCs w:val="24"/>
          <w:rtl/>
        </w:rPr>
        <w:t xml:space="preserve">להיכנס לאתר האינטרנט המאובטח של החברה המפעילה ולבצע את הפעולות </w:t>
      </w:r>
      <w:r>
        <w:rPr>
          <w:rFonts w:ascii="Arial" w:hAnsi="Arial" w:cs="David" w:hint="cs"/>
          <w:sz w:val="24"/>
          <w:szCs w:val="24"/>
          <w:rtl/>
        </w:rPr>
        <w:t>הטכניות כדלקמן</w:t>
      </w:r>
      <w:r w:rsidR="00FE49F7">
        <w:rPr>
          <w:rFonts w:ascii="Arial" w:hAnsi="Arial" w:cs="David" w:hint="cs"/>
          <w:sz w:val="24"/>
          <w:szCs w:val="24"/>
          <w:rtl/>
        </w:rPr>
        <w:t>:</w:t>
      </w:r>
    </w:p>
    <w:p w:rsidR="00FE49F7" w:rsidRDefault="00FE49F7" w:rsidP="00853317">
      <w:pPr>
        <w:numPr>
          <w:ilvl w:val="3"/>
          <w:numId w:val="41"/>
        </w:numPr>
        <w:spacing w:line="360" w:lineRule="auto"/>
        <w:ind w:left="2781"/>
        <w:jc w:val="both"/>
        <w:rPr>
          <w:rFonts w:ascii="Arial" w:hAnsi="Arial" w:cs="David"/>
          <w:sz w:val="24"/>
          <w:szCs w:val="24"/>
        </w:rPr>
      </w:pPr>
      <w:r w:rsidRPr="001B3CC6">
        <w:rPr>
          <w:rFonts w:ascii="Arial" w:hAnsi="Arial" w:cs="David" w:hint="cs"/>
          <w:sz w:val="24"/>
          <w:szCs w:val="24"/>
          <w:rtl/>
        </w:rPr>
        <w:t xml:space="preserve">להזין </w:t>
      </w:r>
      <w:r>
        <w:rPr>
          <w:rFonts w:ascii="Arial" w:hAnsi="Arial" w:cs="David" w:hint="cs"/>
          <w:sz w:val="24"/>
          <w:szCs w:val="24"/>
          <w:rtl/>
        </w:rPr>
        <w:t>פרטים של רכבי המשרד</w:t>
      </w:r>
      <w:r w:rsidRPr="001B3CC6">
        <w:rPr>
          <w:rFonts w:ascii="Arial" w:hAnsi="Arial" w:cs="David" w:hint="cs"/>
          <w:sz w:val="24"/>
          <w:szCs w:val="24"/>
          <w:rtl/>
        </w:rPr>
        <w:t xml:space="preserve">. יובהר, כי </w:t>
      </w:r>
      <w:r w:rsidR="00431CCE">
        <w:rPr>
          <w:rFonts w:ascii="Arial" w:hAnsi="Arial" w:cs="David" w:hint="cs"/>
          <w:sz w:val="24"/>
          <w:szCs w:val="24"/>
          <w:rtl/>
        </w:rPr>
        <w:t>ניתן</w:t>
      </w:r>
      <w:r w:rsidR="002610CD">
        <w:rPr>
          <w:rFonts w:ascii="Arial" w:hAnsi="Arial" w:cs="David" w:hint="cs"/>
          <w:sz w:val="24"/>
          <w:szCs w:val="24"/>
          <w:rtl/>
        </w:rPr>
        <w:t xml:space="preserve"> יהיה</w:t>
      </w:r>
      <w:r w:rsidRPr="001B3CC6">
        <w:rPr>
          <w:rFonts w:ascii="Arial" w:hAnsi="Arial" w:cs="David" w:hint="cs"/>
          <w:sz w:val="24"/>
          <w:szCs w:val="24"/>
          <w:rtl/>
        </w:rPr>
        <w:t xml:space="preserve"> להזין פרטים של מספר רב של רכבים באמצעות טעינת קובץ אקסל </w:t>
      </w:r>
      <w:r>
        <w:rPr>
          <w:rFonts w:ascii="Arial" w:hAnsi="Arial" w:cs="David" w:hint="cs"/>
          <w:sz w:val="24"/>
          <w:szCs w:val="24"/>
          <w:rtl/>
        </w:rPr>
        <w:t>לאתר האינטרנט המאובטח</w:t>
      </w:r>
      <w:r w:rsidR="00431CCE">
        <w:rPr>
          <w:rFonts w:ascii="Arial" w:hAnsi="Arial" w:cs="David" w:hint="cs"/>
          <w:sz w:val="24"/>
          <w:szCs w:val="24"/>
          <w:rtl/>
        </w:rPr>
        <w:t>.</w:t>
      </w:r>
    </w:p>
    <w:p w:rsidR="00FE49F7" w:rsidRDefault="00FE49F7" w:rsidP="00853317">
      <w:pPr>
        <w:numPr>
          <w:ilvl w:val="3"/>
          <w:numId w:val="41"/>
        </w:numPr>
        <w:spacing w:line="360" w:lineRule="auto"/>
        <w:ind w:left="2781"/>
        <w:jc w:val="both"/>
        <w:rPr>
          <w:rFonts w:ascii="Arial" w:hAnsi="Arial" w:cs="David"/>
          <w:sz w:val="24"/>
          <w:szCs w:val="24"/>
        </w:rPr>
      </w:pPr>
      <w:r w:rsidRPr="001B3CC6">
        <w:rPr>
          <w:rFonts w:ascii="Arial" w:hAnsi="Arial" w:cs="David" w:hint="cs"/>
          <w:sz w:val="24"/>
          <w:szCs w:val="24"/>
          <w:rtl/>
        </w:rPr>
        <w:t>לבצע עדכון להקצאת הדלק של רכבי המשרד</w:t>
      </w:r>
      <w:r w:rsidR="00431CCE">
        <w:rPr>
          <w:rFonts w:ascii="Arial" w:hAnsi="Arial" w:cs="David" w:hint="cs"/>
          <w:sz w:val="24"/>
          <w:szCs w:val="24"/>
          <w:rtl/>
        </w:rPr>
        <w:t>.</w:t>
      </w:r>
    </w:p>
    <w:p w:rsidR="00FE49F7" w:rsidRDefault="00FE49F7" w:rsidP="00853317">
      <w:pPr>
        <w:numPr>
          <w:ilvl w:val="3"/>
          <w:numId w:val="41"/>
        </w:numPr>
        <w:spacing w:line="360" w:lineRule="auto"/>
        <w:ind w:left="2781"/>
        <w:jc w:val="both"/>
        <w:rPr>
          <w:rFonts w:ascii="Arial" w:hAnsi="Arial" w:cs="David"/>
          <w:sz w:val="24"/>
          <w:szCs w:val="24"/>
        </w:rPr>
      </w:pPr>
      <w:r w:rsidRPr="001B3CC6">
        <w:rPr>
          <w:rFonts w:ascii="Arial" w:hAnsi="Arial" w:cs="David" w:hint="cs"/>
          <w:sz w:val="24"/>
          <w:szCs w:val="24"/>
          <w:rtl/>
        </w:rPr>
        <w:t>לחסום או ל</w:t>
      </w:r>
      <w:r w:rsidR="00431CCE">
        <w:rPr>
          <w:rFonts w:ascii="Arial" w:hAnsi="Arial" w:cs="David" w:hint="cs"/>
          <w:sz w:val="24"/>
          <w:szCs w:val="24"/>
          <w:rtl/>
        </w:rPr>
        <w:t>שחרר התקן תדלוק אוניברסאלי.</w:t>
      </w:r>
    </w:p>
    <w:p w:rsidR="00FE49F7" w:rsidRDefault="00FE49F7" w:rsidP="00853317">
      <w:pPr>
        <w:numPr>
          <w:ilvl w:val="3"/>
          <w:numId w:val="41"/>
        </w:numPr>
        <w:spacing w:line="360" w:lineRule="auto"/>
        <w:ind w:left="2781"/>
        <w:jc w:val="both"/>
        <w:rPr>
          <w:rFonts w:ascii="Arial" w:hAnsi="Arial" w:cs="David"/>
          <w:sz w:val="24"/>
          <w:szCs w:val="24"/>
        </w:rPr>
      </w:pPr>
      <w:r>
        <w:rPr>
          <w:rFonts w:ascii="Arial" w:hAnsi="Arial" w:cs="David" w:hint="cs"/>
          <w:sz w:val="24"/>
          <w:szCs w:val="24"/>
          <w:rtl/>
        </w:rPr>
        <w:t xml:space="preserve">לעדכן </w:t>
      </w:r>
      <w:r w:rsidR="00431CCE">
        <w:rPr>
          <w:rFonts w:ascii="Arial" w:hAnsi="Arial" w:cs="David" w:hint="cs"/>
          <w:sz w:val="24"/>
          <w:szCs w:val="24"/>
          <w:rtl/>
        </w:rPr>
        <w:t xml:space="preserve">סטאטוס כרטיס </w:t>
      </w:r>
      <w:r>
        <w:rPr>
          <w:rFonts w:ascii="Arial" w:hAnsi="Arial" w:cs="David" w:hint="cs"/>
          <w:sz w:val="24"/>
          <w:szCs w:val="24"/>
          <w:rtl/>
        </w:rPr>
        <w:t>תדלוק</w:t>
      </w:r>
      <w:r w:rsidRPr="001B3CC6">
        <w:rPr>
          <w:rFonts w:ascii="Arial" w:hAnsi="Arial" w:cs="David" w:hint="cs"/>
          <w:sz w:val="24"/>
          <w:szCs w:val="24"/>
          <w:rtl/>
        </w:rPr>
        <w:t xml:space="preserve"> מפעיל לחסום ולהיפך.</w:t>
      </w:r>
      <w:r w:rsidRPr="00C648C1">
        <w:rPr>
          <w:rFonts w:ascii="Arial" w:hAnsi="Arial" w:cs="David"/>
          <w:sz w:val="24"/>
          <w:szCs w:val="24"/>
          <w:rtl/>
        </w:rPr>
        <w:t xml:space="preserve"> </w:t>
      </w:r>
    </w:p>
    <w:p w:rsidR="00FE49F7" w:rsidRDefault="00FE49F7" w:rsidP="00853317">
      <w:pPr>
        <w:numPr>
          <w:ilvl w:val="3"/>
          <w:numId w:val="41"/>
        </w:numPr>
        <w:spacing w:line="360" w:lineRule="auto"/>
        <w:ind w:left="2781"/>
        <w:jc w:val="both"/>
        <w:rPr>
          <w:rFonts w:ascii="Arial" w:hAnsi="Arial" w:cs="David"/>
          <w:sz w:val="24"/>
          <w:szCs w:val="24"/>
        </w:rPr>
      </w:pPr>
      <w:r>
        <w:rPr>
          <w:rFonts w:ascii="Arial" w:hAnsi="Arial" w:cs="David" w:hint="cs"/>
          <w:sz w:val="24"/>
          <w:szCs w:val="24"/>
          <w:rtl/>
        </w:rPr>
        <w:t>צפייה ברשימת קודי האבטחה הסודיים של רכבי המשרד.</w:t>
      </w:r>
    </w:p>
    <w:p w:rsidR="00853317" w:rsidRPr="001B3CC6" w:rsidRDefault="00853317" w:rsidP="00853317">
      <w:pPr>
        <w:spacing w:line="360" w:lineRule="auto"/>
        <w:ind w:left="1701"/>
        <w:jc w:val="both"/>
        <w:rPr>
          <w:rFonts w:ascii="Arial" w:hAnsi="Arial" w:cs="David"/>
          <w:sz w:val="24"/>
          <w:szCs w:val="24"/>
        </w:rPr>
      </w:pPr>
      <w:r>
        <w:rPr>
          <w:rFonts w:ascii="Arial" w:hAnsi="Arial" w:cs="David" w:hint="cs"/>
          <w:sz w:val="24"/>
          <w:szCs w:val="24"/>
          <w:rtl/>
        </w:rPr>
        <w:t xml:space="preserve">לעניין סעיף זה יובהר, כי רק הנציג המוסמך מטעם </w:t>
      </w:r>
      <w:r w:rsidR="00885087">
        <w:rPr>
          <w:rFonts w:ascii="Arial" w:hAnsi="Arial" w:cs="David" w:hint="cs"/>
          <w:sz w:val="24"/>
          <w:szCs w:val="24"/>
          <w:rtl/>
        </w:rPr>
        <w:t xml:space="preserve">המזמין - </w:t>
      </w:r>
      <w:r>
        <w:rPr>
          <w:rFonts w:ascii="Arial" w:hAnsi="Arial" w:cs="David" w:hint="cs"/>
          <w:sz w:val="24"/>
          <w:szCs w:val="24"/>
          <w:rtl/>
        </w:rPr>
        <w:t xml:space="preserve">צה"ל יוכל לבצע את הפעולות המפורטות לעיל ברכבי צה"ל ורק הנציג המוסמך מטעם </w:t>
      </w:r>
      <w:r w:rsidR="00885087">
        <w:rPr>
          <w:rFonts w:ascii="Arial" w:hAnsi="Arial" w:cs="David" w:hint="cs"/>
          <w:sz w:val="24"/>
          <w:szCs w:val="24"/>
          <w:rtl/>
        </w:rPr>
        <w:t xml:space="preserve">המזמין - </w:t>
      </w:r>
      <w:r>
        <w:rPr>
          <w:rFonts w:ascii="Arial" w:hAnsi="Arial" w:cs="David" w:hint="cs"/>
          <w:sz w:val="24"/>
          <w:szCs w:val="24"/>
          <w:rtl/>
        </w:rPr>
        <w:t>אמו"ן יוכל לבצע את הפעולות המפורטות לעיל ברכבי אמו"ן.</w:t>
      </w:r>
    </w:p>
    <w:p w:rsidR="00FE49F7" w:rsidRDefault="00FE49F7" w:rsidP="00853317">
      <w:pPr>
        <w:numPr>
          <w:ilvl w:val="2"/>
          <w:numId w:val="41"/>
        </w:numPr>
        <w:tabs>
          <w:tab w:val="num" w:pos="1841"/>
        </w:tabs>
        <w:spacing w:line="360" w:lineRule="auto"/>
        <w:ind w:left="1854"/>
        <w:jc w:val="both"/>
        <w:rPr>
          <w:rFonts w:ascii="Arial" w:hAnsi="Arial" w:cs="David"/>
          <w:sz w:val="24"/>
          <w:szCs w:val="24"/>
        </w:rPr>
      </w:pPr>
      <w:r>
        <w:rPr>
          <w:rFonts w:ascii="Arial" w:hAnsi="Arial" w:cs="David" w:hint="cs"/>
          <w:sz w:val="24"/>
          <w:szCs w:val="24"/>
          <w:rtl/>
        </w:rPr>
        <w:t xml:space="preserve">הרכבים אשר יוקמו במערכת החברה המפעילה </w:t>
      </w:r>
      <w:r w:rsidRPr="00FE5D13">
        <w:rPr>
          <w:rFonts w:ascii="Arial" w:hAnsi="Arial" w:cs="David" w:hint="cs"/>
          <w:sz w:val="24"/>
          <w:szCs w:val="24"/>
          <w:rtl/>
        </w:rPr>
        <w:t>בהתאם לסעיף 3.2 לעיל</w:t>
      </w:r>
      <w:r w:rsidRPr="00FE5D13">
        <w:rPr>
          <w:rFonts w:ascii="Arial" w:hAnsi="Arial" w:cs="David"/>
          <w:sz w:val="24"/>
          <w:szCs w:val="24"/>
          <w:rtl/>
        </w:rPr>
        <w:t xml:space="preserve"> </w:t>
      </w:r>
      <w:r w:rsidRPr="00FE5D13">
        <w:rPr>
          <w:rFonts w:ascii="Arial" w:hAnsi="Arial" w:cs="David" w:hint="cs"/>
          <w:sz w:val="24"/>
          <w:szCs w:val="24"/>
          <w:rtl/>
        </w:rPr>
        <w:t>יכילו</w:t>
      </w:r>
      <w:r>
        <w:rPr>
          <w:rFonts w:ascii="Arial" w:hAnsi="Arial" w:cs="David" w:hint="cs"/>
          <w:sz w:val="24"/>
          <w:szCs w:val="24"/>
          <w:rtl/>
        </w:rPr>
        <w:t xml:space="preserve"> את הנתונים הבאים:</w:t>
      </w:r>
    </w:p>
    <w:p w:rsidR="00C92E73" w:rsidRDefault="00885087" w:rsidP="00885087">
      <w:pPr>
        <w:numPr>
          <w:ilvl w:val="3"/>
          <w:numId w:val="41"/>
        </w:numPr>
        <w:spacing w:line="360" w:lineRule="auto"/>
        <w:ind w:left="2988"/>
        <w:jc w:val="both"/>
        <w:rPr>
          <w:rFonts w:ascii="Arial" w:hAnsi="Arial" w:cs="David" w:hint="cs"/>
          <w:sz w:val="24"/>
          <w:szCs w:val="24"/>
        </w:rPr>
      </w:pPr>
      <w:r>
        <w:rPr>
          <w:rFonts w:ascii="Arial" w:hAnsi="Arial" w:cs="David" w:hint="cs"/>
          <w:sz w:val="24"/>
          <w:szCs w:val="24"/>
          <w:rtl/>
        </w:rPr>
        <w:t>קוד</w:t>
      </w:r>
      <w:r w:rsidR="00C92E73">
        <w:rPr>
          <w:rFonts w:ascii="Arial" w:hAnsi="Arial" w:cs="David" w:hint="cs"/>
          <w:sz w:val="24"/>
          <w:szCs w:val="24"/>
          <w:rtl/>
        </w:rPr>
        <w:t xml:space="preserve"> לקוח.</w:t>
      </w:r>
    </w:p>
    <w:p w:rsidR="00FE49F7" w:rsidRDefault="00FE49F7" w:rsidP="00853317">
      <w:pPr>
        <w:numPr>
          <w:ilvl w:val="3"/>
          <w:numId w:val="41"/>
        </w:numPr>
        <w:spacing w:line="360" w:lineRule="auto"/>
        <w:ind w:left="2988"/>
        <w:jc w:val="both"/>
        <w:rPr>
          <w:rFonts w:ascii="Arial" w:hAnsi="Arial" w:cs="David"/>
          <w:sz w:val="24"/>
          <w:szCs w:val="24"/>
        </w:rPr>
      </w:pPr>
      <w:r>
        <w:rPr>
          <w:rFonts w:ascii="Arial" w:hAnsi="Arial" w:cs="David" w:hint="cs"/>
          <w:sz w:val="24"/>
          <w:szCs w:val="24"/>
          <w:rtl/>
        </w:rPr>
        <w:t>מס' לוחית (הכולל מספר צבאי</w:t>
      </w:r>
      <w:r w:rsidR="002610CD">
        <w:rPr>
          <w:rFonts w:ascii="Arial" w:hAnsi="Arial" w:cs="David" w:hint="cs"/>
          <w:sz w:val="24"/>
          <w:szCs w:val="24"/>
          <w:rtl/>
        </w:rPr>
        <w:t xml:space="preserve"> ו/או</w:t>
      </w:r>
      <w:r>
        <w:rPr>
          <w:rFonts w:ascii="Arial" w:hAnsi="Arial" w:cs="David" w:hint="cs"/>
          <w:sz w:val="24"/>
          <w:szCs w:val="24"/>
          <w:rtl/>
        </w:rPr>
        <w:t xml:space="preserve"> אזרחי).</w:t>
      </w:r>
    </w:p>
    <w:p w:rsidR="00FE49F7" w:rsidRPr="00AD7275" w:rsidRDefault="00FE49F7" w:rsidP="00853317">
      <w:pPr>
        <w:numPr>
          <w:ilvl w:val="3"/>
          <w:numId w:val="41"/>
        </w:numPr>
        <w:spacing w:line="360" w:lineRule="auto"/>
        <w:ind w:left="2988"/>
        <w:jc w:val="both"/>
        <w:rPr>
          <w:rFonts w:ascii="Arial" w:hAnsi="Arial" w:cs="David"/>
          <w:sz w:val="24"/>
          <w:szCs w:val="24"/>
        </w:rPr>
      </w:pPr>
      <w:r w:rsidRPr="00AD7275">
        <w:rPr>
          <w:rFonts w:ascii="Arial" w:hAnsi="Arial" w:cs="David" w:hint="cs"/>
          <w:sz w:val="24"/>
          <w:szCs w:val="24"/>
          <w:rtl/>
        </w:rPr>
        <w:t>קיבולת מיכל/ים דלק.</w:t>
      </w:r>
    </w:p>
    <w:p w:rsidR="00FE49F7" w:rsidRDefault="00FE49F7" w:rsidP="00853317">
      <w:pPr>
        <w:numPr>
          <w:ilvl w:val="3"/>
          <w:numId w:val="41"/>
        </w:numPr>
        <w:spacing w:line="360" w:lineRule="auto"/>
        <w:ind w:left="2988"/>
        <w:jc w:val="both"/>
        <w:rPr>
          <w:rFonts w:ascii="Arial" w:hAnsi="Arial" w:cs="David"/>
          <w:sz w:val="24"/>
          <w:szCs w:val="24"/>
        </w:rPr>
      </w:pPr>
      <w:r w:rsidRPr="00AD7275">
        <w:rPr>
          <w:rFonts w:ascii="Arial" w:hAnsi="Arial" w:cs="David" w:hint="cs"/>
          <w:sz w:val="24"/>
          <w:szCs w:val="24"/>
          <w:rtl/>
        </w:rPr>
        <w:t>סוג התזקיק/ים שהרכב מתדלק.</w:t>
      </w:r>
    </w:p>
    <w:p w:rsidR="00FE49F7" w:rsidRDefault="00FE49F7" w:rsidP="00853317">
      <w:pPr>
        <w:numPr>
          <w:ilvl w:val="3"/>
          <w:numId w:val="41"/>
        </w:numPr>
        <w:spacing w:line="360" w:lineRule="auto"/>
        <w:ind w:left="2988"/>
        <w:jc w:val="both"/>
        <w:rPr>
          <w:rFonts w:ascii="Arial" w:hAnsi="Arial" w:cs="David"/>
          <w:sz w:val="24"/>
          <w:szCs w:val="24"/>
        </w:rPr>
      </w:pPr>
      <w:r>
        <w:rPr>
          <w:rFonts w:ascii="Arial" w:hAnsi="Arial" w:cs="David" w:hint="cs"/>
          <w:sz w:val="24"/>
          <w:szCs w:val="24"/>
          <w:rtl/>
        </w:rPr>
        <w:t>זכאות תקופתית לתדלוק.</w:t>
      </w:r>
    </w:p>
    <w:p w:rsidR="00FE49F7" w:rsidRPr="0032717F" w:rsidRDefault="00FE49F7" w:rsidP="00853317">
      <w:pPr>
        <w:numPr>
          <w:ilvl w:val="3"/>
          <w:numId w:val="41"/>
        </w:numPr>
        <w:spacing w:line="360" w:lineRule="auto"/>
        <w:ind w:left="2988"/>
        <w:jc w:val="both"/>
        <w:rPr>
          <w:rFonts w:ascii="Arial" w:hAnsi="Arial" w:cs="David"/>
          <w:sz w:val="24"/>
          <w:szCs w:val="24"/>
        </w:rPr>
      </w:pPr>
      <w:r w:rsidRPr="0032717F">
        <w:rPr>
          <w:rFonts w:ascii="Arial" w:hAnsi="Arial" w:cs="David" w:hint="cs"/>
          <w:sz w:val="24"/>
          <w:szCs w:val="24"/>
          <w:rtl/>
        </w:rPr>
        <w:t>תקרה יומית</w:t>
      </w:r>
      <w:r>
        <w:rPr>
          <w:rFonts w:ascii="Arial" w:hAnsi="Arial" w:cs="David" w:hint="cs"/>
          <w:sz w:val="24"/>
          <w:szCs w:val="24"/>
          <w:rtl/>
        </w:rPr>
        <w:t>.</w:t>
      </w:r>
    </w:p>
    <w:p w:rsidR="00FE49F7" w:rsidRPr="00B90C0C" w:rsidRDefault="00FE49F7" w:rsidP="00853317">
      <w:pPr>
        <w:numPr>
          <w:ilvl w:val="3"/>
          <w:numId w:val="41"/>
        </w:numPr>
        <w:spacing w:line="360" w:lineRule="auto"/>
        <w:ind w:left="2988"/>
        <w:jc w:val="both"/>
        <w:rPr>
          <w:rFonts w:ascii="Arial" w:hAnsi="Arial" w:cs="David"/>
          <w:sz w:val="24"/>
          <w:szCs w:val="24"/>
        </w:rPr>
      </w:pPr>
      <w:r>
        <w:rPr>
          <w:rFonts w:ascii="Arial" w:hAnsi="Arial" w:cs="David" w:hint="cs"/>
          <w:sz w:val="24"/>
          <w:szCs w:val="24"/>
          <w:rtl/>
        </w:rPr>
        <w:t xml:space="preserve">יתרה של הרכב לתדלוק.  </w:t>
      </w:r>
    </w:p>
    <w:p w:rsidR="00FE49F7" w:rsidRPr="00E63E27" w:rsidRDefault="00FE49F7" w:rsidP="00853317">
      <w:pPr>
        <w:numPr>
          <w:ilvl w:val="3"/>
          <w:numId w:val="41"/>
        </w:numPr>
        <w:spacing w:line="360" w:lineRule="auto"/>
        <w:ind w:left="2988"/>
        <w:jc w:val="both"/>
        <w:rPr>
          <w:rFonts w:ascii="Arial" w:hAnsi="Arial" w:cs="David"/>
          <w:sz w:val="24"/>
          <w:szCs w:val="24"/>
        </w:rPr>
      </w:pPr>
      <w:r w:rsidRPr="00BF40D4">
        <w:rPr>
          <w:rFonts w:ascii="Arial" w:hAnsi="Arial" w:cs="David" w:hint="cs"/>
          <w:sz w:val="24"/>
          <w:szCs w:val="24"/>
          <w:rtl/>
        </w:rPr>
        <w:t>חסימות</w:t>
      </w:r>
      <w:r>
        <w:rPr>
          <w:rFonts w:ascii="Arial" w:hAnsi="Arial" w:cs="David" w:hint="cs"/>
          <w:sz w:val="24"/>
          <w:szCs w:val="24"/>
          <w:rtl/>
        </w:rPr>
        <w:t xml:space="preserve"> של התקני תדלוק (במידה והיו). </w:t>
      </w:r>
    </w:p>
    <w:p w:rsidR="00FE49F7" w:rsidRDefault="00FE49F7" w:rsidP="00853317">
      <w:pPr>
        <w:numPr>
          <w:ilvl w:val="3"/>
          <w:numId w:val="41"/>
        </w:numPr>
        <w:spacing w:line="360" w:lineRule="auto"/>
        <w:ind w:left="2988"/>
        <w:jc w:val="both"/>
        <w:rPr>
          <w:rFonts w:ascii="Arial" w:hAnsi="Arial" w:cs="David"/>
          <w:sz w:val="24"/>
          <w:szCs w:val="24"/>
        </w:rPr>
      </w:pPr>
      <w:r w:rsidRPr="00733938">
        <w:rPr>
          <w:rFonts w:ascii="Arial" w:hAnsi="Arial" w:cs="David" w:hint="eastAsia"/>
          <w:sz w:val="24"/>
          <w:szCs w:val="24"/>
          <w:rtl/>
        </w:rPr>
        <w:t>מספר</w:t>
      </w:r>
      <w:r w:rsidRPr="00733938">
        <w:rPr>
          <w:rFonts w:ascii="Arial" w:hAnsi="Arial" w:cs="David"/>
          <w:sz w:val="24"/>
          <w:szCs w:val="24"/>
          <w:rtl/>
        </w:rPr>
        <w:t xml:space="preserve"> התקן התדלוק (במידה </w:t>
      </w:r>
      <w:r w:rsidRPr="00733938">
        <w:rPr>
          <w:rFonts w:ascii="Arial" w:hAnsi="Arial" w:cs="David" w:hint="eastAsia"/>
          <w:sz w:val="24"/>
          <w:szCs w:val="24"/>
          <w:rtl/>
        </w:rPr>
        <w:t>ויש</w:t>
      </w:r>
      <w:r w:rsidRPr="00733938">
        <w:rPr>
          <w:rFonts w:ascii="Arial" w:hAnsi="Arial" w:cs="David"/>
          <w:sz w:val="24"/>
          <w:szCs w:val="24"/>
          <w:rtl/>
        </w:rPr>
        <w:t>)</w:t>
      </w:r>
      <w:r>
        <w:rPr>
          <w:rFonts w:ascii="Arial" w:hAnsi="Arial" w:cs="David" w:hint="cs"/>
          <w:sz w:val="24"/>
          <w:szCs w:val="24"/>
          <w:rtl/>
        </w:rPr>
        <w:t>.</w:t>
      </w:r>
    </w:p>
    <w:p w:rsidR="00FE49F7" w:rsidRDefault="00FE49F7" w:rsidP="00853317">
      <w:pPr>
        <w:numPr>
          <w:ilvl w:val="3"/>
          <w:numId w:val="41"/>
        </w:numPr>
        <w:spacing w:line="360" w:lineRule="auto"/>
        <w:ind w:left="2988"/>
        <w:jc w:val="both"/>
        <w:rPr>
          <w:rFonts w:ascii="Arial" w:hAnsi="Arial" w:cs="David"/>
          <w:sz w:val="24"/>
          <w:szCs w:val="24"/>
        </w:rPr>
      </w:pPr>
      <w:r>
        <w:rPr>
          <w:rFonts w:ascii="Arial" w:hAnsi="Arial" w:cs="David" w:hint="cs"/>
          <w:sz w:val="24"/>
          <w:szCs w:val="24"/>
          <w:rtl/>
        </w:rPr>
        <w:t>צריכת ליטרים לק"מ של הרכב.</w:t>
      </w:r>
    </w:p>
    <w:p w:rsidR="00FE49F7" w:rsidRDefault="00FE49F7" w:rsidP="00853317">
      <w:pPr>
        <w:numPr>
          <w:ilvl w:val="2"/>
          <w:numId w:val="41"/>
        </w:numPr>
        <w:tabs>
          <w:tab w:val="num" w:pos="1841"/>
        </w:tabs>
        <w:spacing w:line="360" w:lineRule="auto"/>
        <w:ind w:left="1854"/>
        <w:jc w:val="both"/>
        <w:rPr>
          <w:rFonts w:ascii="Arial" w:hAnsi="Arial" w:cs="David"/>
          <w:sz w:val="24"/>
          <w:szCs w:val="24"/>
        </w:rPr>
      </w:pPr>
      <w:r>
        <w:rPr>
          <w:rFonts w:ascii="Arial" w:hAnsi="Arial" w:cs="David" w:hint="cs"/>
          <w:sz w:val="24"/>
          <w:szCs w:val="24"/>
          <w:rtl/>
        </w:rPr>
        <w:t>החברה המפעילה תעדכן את</w:t>
      </w:r>
      <w:r w:rsidRPr="00F73052">
        <w:rPr>
          <w:rFonts w:ascii="Arial" w:hAnsi="Arial" w:cs="David" w:hint="cs"/>
          <w:sz w:val="24"/>
          <w:szCs w:val="24"/>
          <w:rtl/>
        </w:rPr>
        <w:t xml:space="preserve"> </w:t>
      </w:r>
      <w:r>
        <w:rPr>
          <w:rFonts w:ascii="Arial" w:hAnsi="Arial" w:cs="David" w:hint="cs"/>
          <w:sz w:val="24"/>
          <w:szCs w:val="24"/>
          <w:rtl/>
        </w:rPr>
        <w:t>המספר הסידורי של התקן התדלוק האוניברסאלי החדש</w:t>
      </w:r>
      <w:r w:rsidRPr="00F73052">
        <w:rPr>
          <w:rFonts w:ascii="Arial" w:hAnsi="Arial" w:cs="David" w:hint="cs"/>
          <w:sz w:val="24"/>
          <w:szCs w:val="24"/>
          <w:rtl/>
        </w:rPr>
        <w:t xml:space="preserve"> </w:t>
      </w:r>
      <w:r>
        <w:rPr>
          <w:rFonts w:ascii="Arial" w:hAnsi="Arial" w:cs="David" w:hint="cs"/>
          <w:sz w:val="24"/>
          <w:szCs w:val="24"/>
          <w:rtl/>
        </w:rPr>
        <w:t>בהתאם לנתון שיועבר אליה מ</w:t>
      </w:r>
      <w:r w:rsidRPr="00F73052">
        <w:rPr>
          <w:rFonts w:ascii="Arial" w:hAnsi="Arial" w:cs="David" w:hint="cs"/>
          <w:sz w:val="24"/>
          <w:szCs w:val="24"/>
          <w:rtl/>
        </w:rPr>
        <w:t>חברת התקני</w:t>
      </w:r>
      <w:r>
        <w:rPr>
          <w:rFonts w:ascii="Arial" w:hAnsi="Arial" w:cs="David" w:hint="cs"/>
          <w:sz w:val="24"/>
          <w:szCs w:val="24"/>
          <w:rtl/>
        </w:rPr>
        <w:t xml:space="preserve"> התדלוק</w:t>
      </w:r>
      <w:r w:rsidRPr="00F73052">
        <w:rPr>
          <w:rFonts w:ascii="Arial" w:hAnsi="Arial" w:cs="David" w:hint="cs"/>
          <w:sz w:val="24"/>
          <w:szCs w:val="24"/>
          <w:rtl/>
        </w:rPr>
        <w:t>.</w:t>
      </w:r>
    </w:p>
    <w:p w:rsidR="00FE49F7" w:rsidRPr="00674C07" w:rsidRDefault="00FE49F7" w:rsidP="00853317">
      <w:pPr>
        <w:numPr>
          <w:ilvl w:val="2"/>
          <w:numId w:val="41"/>
        </w:numPr>
        <w:tabs>
          <w:tab w:val="num" w:pos="1841"/>
        </w:tabs>
        <w:spacing w:line="360" w:lineRule="auto"/>
        <w:ind w:left="1854"/>
        <w:jc w:val="both"/>
        <w:rPr>
          <w:rFonts w:ascii="Arial" w:hAnsi="Arial" w:cs="David"/>
          <w:sz w:val="24"/>
          <w:szCs w:val="24"/>
        </w:rPr>
      </w:pPr>
      <w:r>
        <w:rPr>
          <w:rFonts w:ascii="Arial" w:hAnsi="Arial" w:cs="David" w:hint="cs"/>
          <w:sz w:val="24"/>
          <w:szCs w:val="24"/>
          <w:rtl/>
        </w:rPr>
        <w:t xml:space="preserve">לחברה המפעילה תהיה היכולת לבצע תיקון תקלות טכניות שיתגלו במערכות תוך 4 </w:t>
      </w:r>
      <w:r w:rsidRPr="00674C07">
        <w:rPr>
          <w:rFonts w:ascii="Arial" w:hAnsi="Arial" w:cs="David" w:hint="cs"/>
          <w:sz w:val="24"/>
          <w:szCs w:val="24"/>
          <w:rtl/>
        </w:rPr>
        <w:t xml:space="preserve">שעות, ובהתאם להנחיות נציג המזמין. </w:t>
      </w:r>
    </w:p>
    <w:p w:rsidR="00FE49F7" w:rsidRPr="00674C07" w:rsidRDefault="004F459F" w:rsidP="00C92E73">
      <w:pPr>
        <w:numPr>
          <w:ilvl w:val="2"/>
          <w:numId w:val="41"/>
        </w:numPr>
        <w:tabs>
          <w:tab w:val="num" w:pos="1841"/>
        </w:tabs>
        <w:spacing w:line="360" w:lineRule="auto"/>
        <w:ind w:left="1854"/>
        <w:jc w:val="both"/>
        <w:rPr>
          <w:rFonts w:ascii="Arial" w:hAnsi="Arial" w:cs="David"/>
          <w:sz w:val="24"/>
          <w:szCs w:val="24"/>
        </w:rPr>
      </w:pPr>
      <w:r w:rsidRPr="00674C07">
        <w:rPr>
          <w:rFonts w:ascii="Arial" w:hAnsi="Arial" w:cs="David" w:hint="cs"/>
          <w:sz w:val="24"/>
          <w:szCs w:val="24"/>
          <w:rtl/>
        </w:rPr>
        <w:t xml:space="preserve">במסגרת השירות שיינתן על ידי החברה המפעילה </w:t>
      </w:r>
      <w:r w:rsidR="00FE49F7" w:rsidRPr="00674C07">
        <w:rPr>
          <w:rFonts w:ascii="Arial" w:hAnsi="Arial" w:cs="David" w:hint="cs"/>
          <w:sz w:val="24"/>
          <w:szCs w:val="24"/>
          <w:rtl/>
        </w:rPr>
        <w:t xml:space="preserve">במהלך תקופת </w:t>
      </w:r>
      <w:r w:rsidR="003C3391" w:rsidRPr="00674C07">
        <w:rPr>
          <w:rFonts w:ascii="Arial" w:hAnsi="Arial" w:cs="David" w:hint="cs"/>
          <w:sz w:val="24"/>
          <w:szCs w:val="24"/>
          <w:rtl/>
        </w:rPr>
        <w:t xml:space="preserve"> ההפעלה</w:t>
      </w:r>
      <w:r w:rsidRPr="00674C07">
        <w:rPr>
          <w:rFonts w:ascii="Arial" w:hAnsi="Arial" w:cs="David" w:hint="cs"/>
          <w:sz w:val="24"/>
          <w:szCs w:val="24"/>
          <w:rtl/>
        </w:rPr>
        <w:t>,</w:t>
      </w:r>
      <w:r w:rsidR="00FE49F7" w:rsidRPr="00674C07">
        <w:rPr>
          <w:rFonts w:ascii="Arial" w:hAnsi="Arial" w:cs="David" w:hint="cs"/>
          <w:sz w:val="24"/>
          <w:szCs w:val="24"/>
          <w:rtl/>
        </w:rPr>
        <w:t xml:space="preserve"> </w:t>
      </w:r>
      <w:r w:rsidRPr="00674C07">
        <w:rPr>
          <w:rFonts w:ascii="Arial" w:hAnsi="Arial" w:cs="David" w:hint="cs"/>
          <w:sz w:val="24"/>
          <w:szCs w:val="24"/>
          <w:rtl/>
        </w:rPr>
        <w:t xml:space="preserve">רשאי יהיה </w:t>
      </w:r>
      <w:r w:rsidR="00C92E73">
        <w:rPr>
          <w:rFonts w:ascii="Arial" w:hAnsi="Arial" w:cs="David" w:hint="cs"/>
          <w:sz w:val="24"/>
          <w:szCs w:val="24"/>
          <w:rtl/>
        </w:rPr>
        <w:t>המשרד</w:t>
      </w:r>
      <w:r w:rsidR="00C92E73" w:rsidRPr="00674C07">
        <w:rPr>
          <w:rFonts w:ascii="Arial" w:hAnsi="Arial" w:cs="David" w:hint="cs"/>
          <w:sz w:val="24"/>
          <w:szCs w:val="24"/>
          <w:rtl/>
        </w:rPr>
        <w:t xml:space="preserve"> </w:t>
      </w:r>
      <w:r w:rsidRPr="00674C07">
        <w:rPr>
          <w:rFonts w:ascii="Arial" w:hAnsi="Arial" w:cs="David" w:hint="cs"/>
          <w:sz w:val="24"/>
          <w:szCs w:val="24"/>
          <w:rtl/>
        </w:rPr>
        <w:t>לדרוש</w:t>
      </w:r>
      <w:r w:rsidR="00FE49F7" w:rsidRPr="00674C07">
        <w:rPr>
          <w:rFonts w:ascii="Arial" w:hAnsi="Arial" w:cs="David" w:hint="cs"/>
          <w:sz w:val="24"/>
          <w:szCs w:val="24"/>
          <w:rtl/>
        </w:rPr>
        <w:t xml:space="preserve"> שינויים ושיפורים במערכת לצד פיתוחים נוספים, וזאת </w:t>
      </w:r>
      <w:r w:rsidR="00FE49F7" w:rsidRPr="00674C07">
        <w:rPr>
          <w:rFonts w:ascii="Arial" w:hAnsi="Arial" w:cs="David" w:hint="eastAsia"/>
          <w:sz w:val="24"/>
          <w:szCs w:val="24"/>
          <w:rtl/>
        </w:rPr>
        <w:t>בהיקף</w:t>
      </w:r>
      <w:r w:rsidRPr="00674C07">
        <w:rPr>
          <w:rFonts w:ascii="Arial" w:hAnsi="Arial" w:cs="David" w:hint="cs"/>
          <w:sz w:val="24"/>
          <w:szCs w:val="24"/>
          <w:rtl/>
        </w:rPr>
        <w:t xml:space="preserve"> </w:t>
      </w:r>
      <w:r w:rsidR="00FE49F7" w:rsidRPr="00674C07">
        <w:rPr>
          <w:rFonts w:ascii="Arial" w:hAnsi="Arial" w:cs="David"/>
          <w:sz w:val="24"/>
          <w:szCs w:val="24"/>
          <w:rtl/>
        </w:rPr>
        <w:t>של</w:t>
      </w:r>
      <w:r w:rsidR="003C3391" w:rsidRPr="00674C07">
        <w:rPr>
          <w:rFonts w:ascii="Arial" w:hAnsi="Arial" w:cs="David" w:hint="cs"/>
          <w:sz w:val="24"/>
          <w:szCs w:val="24"/>
          <w:rtl/>
        </w:rPr>
        <w:t xml:space="preserve"> עד</w:t>
      </w:r>
      <w:r w:rsidRPr="00674C07">
        <w:rPr>
          <w:rFonts w:ascii="Arial" w:hAnsi="Arial" w:cs="David" w:hint="cs"/>
          <w:sz w:val="24"/>
          <w:szCs w:val="24"/>
          <w:rtl/>
        </w:rPr>
        <w:t xml:space="preserve"> </w:t>
      </w:r>
      <w:r w:rsidR="003C3391" w:rsidRPr="00674C07">
        <w:rPr>
          <w:rFonts w:ascii="Arial" w:hAnsi="Arial" w:cs="David" w:hint="cs"/>
          <w:sz w:val="24"/>
          <w:szCs w:val="24"/>
          <w:rtl/>
        </w:rPr>
        <w:t>4</w:t>
      </w:r>
      <w:r w:rsidR="003C3391" w:rsidRPr="00674C07">
        <w:rPr>
          <w:rFonts w:ascii="Arial" w:hAnsi="Arial" w:cs="David"/>
          <w:sz w:val="24"/>
          <w:szCs w:val="24"/>
          <w:rtl/>
        </w:rPr>
        <w:t xml:space="preserve">00 </w:t>
      </w:r>
      <w:r w:rsidR="00FE49F7" w:rsidRPr="00674C07">
        <w:rPr>
          <w:rFonts w:ascii="Arial" w:hAnsi="Arial" w:cs="David"/>
          <w:sz w:val="24"/>
          <w:szCs w:val="24"/>
          <w:rtl/>
        </w:rPr>
        <w:t xml:space="preserve">שעות </w:t>
      </w:r>
      <w:r w:rsidR="003C3391" w:rsidRPr="00674C07">
        <w:rPr>
          <w:rFonts w:ascii="Arial" w:hAnsi="Arial" w:cs="David" w:hint="cs"/>
          <w:sz w:val="24"/>
          <w:szCs w:val="24"/>
          <w:rtl/>
        </w:rPr>
        <w:t>פיתוח</w:t>
      </w:r>
      <w:r w:rsidR="00FE49F7" w:rsidRPr="00674C07">
        <w:rPr>
          <w:rFonts w:ascii="Arial" w:hAnsi="Arial" w:cs="David"/>
          <w:sz w:val="24"/>
          <w:szCs w:val="24"/>
          <w:rtl/>
        </w:rPr>
        <w:t xml:space="preserve"> בחצי השנה הראשונה </w:t>
      </w:r>
      <w:r w:rsidR="003C3391" w:rsidRPr="00674C07">
        <w:rPr>
          <w:rFonts w:ascii="Arial" w:hAnsi="Arial" w:cs="David" w:hint="cs"/>
          <w:sz w:val="24"/>
          <w:szCs w:val="24"/>
          <w:rtl/>
        </w:rPr>
        <w:t>של תקופת ההפעלה</w:t>
      </w:r>
      <w:r w:rsidR="00FE49F7" w:rsidRPr="00674C07">
        <w:rPr>
          <w:rFonts w:ascii="Arial" w:hAnsi="Arial" w:cs="David"/>
          <w:sz w:val="24"/>
          <w:szCs w:val="24"/>
          <w:rtl/>
        </w:rPr>
        <w:t xml:space="preserve"> ובהיקף של 110 שעות </w:t>
      </w:r>
      <w:r w:rsidR="003C3391" w:rsidRPr="00674C07">
        <w:rPr>
          <w:rFonts w:ascii="Arial" w:hAnsi="Arial" w:cs="David" w:hint="cs"/>
          <w:sz w:val="24"/>
          <w:szCs w:val="24"/>
          <w:rtl/>
        </w:rPr>
        <w:t>פיתוח</w:t>
      </w:r>
      <w:r w:rsidR="003C3391" w:rsidRPr="00674C07">
        <w:rPr>
          <w:rFonts w:ascii="Arial" w:hAnsi="Arial" w:cs="David"/>
          <w:sz w:val="24"/>
          <w:szCs w:val="24"/>
          <w:rtl/>
        </w:rPr>
        <w:t xml:space="preserve"> </w:t>
      </w:r>
      <w:r w:rsidR="00FE49F7" w:rsidRPr="00674C07">
        <w:rPr>
          <w:rFonts w:ascii="Arial" w:hAnsi="Arial" w:cs="David"/>
          <w:sz w:val="24"/>
          <w:szCs w:val="24"/>
          <w:rtl/>
        </w:rPr>
        <w:t>ב</w:t>
      </w:r>
      <w:r w:rsidR="003C3391" w:rsidRPr="00674C07">
        <w:rPr>
          <w:rFonts w:ascii="Arial" w:hAnsi="Arial" w:cs="David" w:hint="cs"/>
          <w:sz w:val="24"/>
          <w:szCs w:val="24"/>
          <w:rtl/>
        </w:rPr>
        <w:t xml:space="preserve">כל </w:t>
      </w:r>
      <w:r w:rsidR="00FE49F7" w:rsidRPr="00674C07">
        <w:rPr>
          <w:rFonts w:ascii="Arial" w:hAnsi="Arial" w:cs="David"/>
          <w:sz w:val="24"/>
          <w:szCs w:val="24"/>
          <w:rtl/>
        </w:rPr>
        <w:t>רבעון בתקופה שלאחר מכן.</w:t>
      </w:r>
    </w:p>
    <w:p w:rsidR="00B06587" w:rsidRDefault="00B06587" w:rsidP="00853317">
      <w:pPr>
        <w:pStyle w:val="ListParagraph"/>
        <w:tabs>
          <w:tab w:val="left" w:pos="1842"/>
        </w:tabs>
        <w:spacing w:line="276" w:lineRule="auto"/>
        <w:ind w:left="360"/>
        <w:jc w:val="both"/>
        <w:rPr>
          <w:rFonts w:hint="cs"/>
          <w:b/>
          <w:bCs/>
          <w:sz w:val="24"/>
          <w:szCs w:val="24"/>
          <w:highlight w:val="green"/>
          <w:u w:val="single"/>
          <w:rtl/>
        </w:rPr>
      </w:pPr>
    </w:p>
    <w:p w:rsidR="00DF336F" w:rsidRDefault="00DF336F" w:rsidP="00853317">
      <w:pPr>
        <w:pStyle w:val="ListParagraph"/>
        <w:tabs>
          <w:tab w:val="left" w:pos="1842"/>
        </w:tabs>
        <w:spacing w:line="276" w:lineRule="auto"/>
        <w:ind w:left="360"/>
        <w:jc w:val="both"/>
        <w:rPr>
          <w:b/>
          <w:bCs/>
          <w:sz w:val="24"/>
          <w:szCs w:val="24"/>
          <w:highlight w:val="green"/>
          <w:u w:val="single"/>
          <w:rtl/>
        </w:rPr>
      </w:pPr>
    </w:p>
    <w:p w:rsidR="002726FE" w:rsidRPr="00B06587" w:rsidRDefault="002726FE" w:rsidP="00853317">
      <w:pPr>
        <w:pStyle w:val="ListParagraph"/>
        <w:tabs>
          <w:tab w:val="left" w:pos="1842"/>
        </w:tabs>
        <w:spacing w:line="276" w:lineRule="auto"/>
        <w:ind w:left="360"/>
        <w:jc w:val="both"/>
        <w:rPr>
          <w:b/>
          <w:bCs/>
          <w:sz w:val="24"/>
          <w:szCs w:val="24"/>
          <w:highlight w:val="green"/>
          <w:u w:val="single"/>
        </w:rPr>
      </w:pPr>
    </w:p>
    <w:p w:rsidR="00FE49F7" w:rsidRPr="008528F7" w:rsidRDefault="00CC236E" w:rsidP="00853317">
      <w:pPr>
        <w:pStyle w:val="ListParagraph"/>
        <w:numPr>
          <w:ilvl w:val="0"/>
          <w:numId w:val="41"/>
        </w:numPr>
        <w:tabs>
          <w:tab w:val="left" w:pos="1842"/>
        </w:tabs>
        <w:spacing w:line="276" w:lineRule="auto"/>
        <w:jc w:val="both"/>
        <w:rPr>
          <w:b/>
          <w:bCs/>
          <w:sz w:val="24"/>
          <w:szCs w:val="24"/>
          <w:u w:val="single"/>
        </w:rPr>
      </w:pPr>
      <w:r>
        <w:rPr>
          <w:rFonts w:cs="David" w:hint="cs"/>
          <w:b/>
          <w:bCs/>
          <w:sz w:val="24"/>
          <w:szCs w:val="24"/>
          <w:u w:val="single"/>
          <w:rtl/>
        </w:rPr>
        <w:t xml:space="preserve">בקרה, </w:t>
      </w:r>
      <w:r w:rsidR="00F877A1" w:rsidRPr="008528F7">
        <w:rPr>
          <w:rFonts w:cs="David" w:hint="cs"/>
          <w:b/>
          <w:bCs/>
          <w:sz w:val="24"/>
          <w:szCs w:val="24"/>
          <w:u w:val="single"/>
          <w:rtl/>
        </w:rPr>
        <w:t>דו</w:t>
      </w:r>
      <w:r w:rsidR="00FE49F7" w:rsidRPr="008528F7">
        <w:rPr>
          <w:rFonts w:cs="David" w:hint="cs"/>
          <w:b/>
          <w:bCs/>
          <w:sz w:val="24"/>
          <w:szCs w:val="24"/>
          <w:u w:val="single"/>
          <w:rtl/>
        </w:rPr>
        <w:t>חות</w:t>
      </w:r>
      <w:r w:rsidR="00FE49F7" w:rsidRPr="008528F7">
        <w:rPr>
          <w:rFonts w:cs="David"/>
          <w:b/>
          <w:bCs/>
          <w:sz w:val="24"/>
          <w:szCs w:val="24"/>
          <w:u w:val="single"/>
          <w:rtl/>
        </w:rPr>
        <w:t xml:space="preserve"> </w:t>
      </w:r>
      <w:r w:rsidR="00FE49F7" w:rsidRPr="008528F7">
        <w:rPr>
          <w:rFonts w:cs="David" w:hint="cs"/>
          <w:b/>
          <w:bCs/>
          <w:sz w:val="24"/>
          <w:szCs w:val="24"/>
          <w:u w:val="single"/>
          <w:rtl/>
        </w:rPr>
        <w:t xml:space="preserve">ודיווחים </w:t>
      </w:r>
      <w:r w:rsidR="00FE49F7" w:rsidRPr="008528F7">
        <w:rPr>
          <w:rFonts w:cs="David"/>
          <w:b/>
          <w:bCs/>
          <w:sz w:val="24"/>
          <w:szCs w:val="24"/>
          <w:u w:val="single"/>
          <w:rtl/>
        </w:rPr>
        <w:t>נדרש</w:t>
      </w:r>
      <w:r w:rsidR="00FE49F7" w:rsidRPr="008528F7">
        <w:rPr>
          <w:rFonts w:cs="David" w:hint="cs"/>
          <w:b/>
          <w:bCs/>
          <w:sz w:val="24"/>
          <w:szCs w:val="24"/>
          <w:u w:val="single"/>
          <w:rtl/>
        </w:rPr>
        <w:t>ים</w:t>
      </w:r>
    </w:p>
    <w:p w:rsidR="00FE49F7" w:rsidRDefault="00FE49F7" w:rsidP="00853317">
      <w:pPr>
        <w:numPr>
          <w:ilvl w:val="1"/>
          <w:numId w:val="41"/>
        </w:numPr>
        <w:spacing w:line="360" w:lineRule="auto"/>
        <w:jc w:val="both"/>
        <w:rPr>
          <w:rFonts w:cs="David"/>
          <w:sz w:val="24"/>
          <w:szCs w:val="24"/>
        </w:rPr>
      </w:pPr>
      <w:r>
        <w:rPr>
          <w:rFonts w:cs="David" w:hint="cs"/>
          <w:sz w:val="24"/>
          <w:szCs w:val="24"/>
          <w:rtl/>
        </w:rPr>
        <w:t>החברה המפעילה</w:t>
      </w:r>
      <w:r w:rsidRPr="00042F22">
        <w:rPr>
          <w:rFonts w:cs="David"/>
          <w:sz w:val="24"/>
          <w:szCs w:val="24"/>
          <w:rtl/>
        </w:rPr>
        <w:t xml:space="preserve"> </w:t>
      </w:r>
      <w:r>
        <w:rPr>
          <w:rFonts w:cs="David" w:hint="cs"/>
          <w:sz w:val="24"/>
          <w:szCs w:val="24"/>
          <w:rtl/>
        </w:rPr>
        <w:t xml:space="preserve">נדרשת </w:t>
      </w:r>
      <w:r w:rsidRPr="00042F22">
        <w:rPr>
          <w:rFonts w:cs="David"/>
          <w:sz w:val="24"/>
          <w:szCs w:val="24"/>
          <w:rtl/>
        </w:rPr>
        <w:t xml:space="preserve">להעביר </w:t>
      </w:r>
      <w:r>
        <w:rPr>
          <w:rFonts w:cs="David" w:hint="cs"/>
          <w:sz w:val="24"/>
          <w:szCs w:val="24"/>
          <w:rtl/>
        </w:rPr>
        <w:t>למזמין</w:t>
      </w:r>
      <w:r w:rsidR="00885087">
        <w:rPr>
          <w:rFonts w:cs="David" w:hint="cs"/>
          <w:sz w:val="24"/>
          <w:szCs w:val="24"/>
          <w:rtl/>
        </w:rPr>
        <w:t xml:space="preserve"> -</w:t>
      </w:r>
      <w:r w:rsidR="00C92E73">
        <w:rPr>
          <w:rFonts w:cs="David" w:hint="cs"/>
          <w:sz w:val="24"/>
          <w:szCs w:val="24"/>
          <w:rtl/>
        </w:rPr>
        <w:t xml:space="preserve"> צה"ל</w:t>
      </w:r>
      <w:r>
        <w:rPr>
          <w:rFonts w:cs="David" w:hint="cs"/>
          <w:sz w:val="24"/>
          <w:szCs w:val="24"/>
          <w:rtl/>
        </w:rPr>
        <w:t xml:space="preserve"> את כלל הנתונים המפורטים בסעיף </w:t>
      </w:r>
      <w:r w:rsidRPr="00FE5D13">
        <w:rPr>
          <w:rFonts w:cs="David" w:hint="cs"/>
          <w:sz w:val="24"/>
          <w:szCs w:val="24"/>
          <w:rtl/>
        </w:rPr>
        <w:t>5.2</w:t>
      </w:r>
      <w:r w:rsidR="00B200D8">
        <w:rPr>
          <w:rFonts w:cs="David" w:hint="cs"/>
          <w:sz w:val="24"/>
          <w:szCs w:val="24"/>
          <w:rtl/>
        </w:rPr>
        <w:t xml:space="preserve"> באמצעות ממשק כספ</w:t>
      </w:r>
      <w:r>
        <w:rPr>
          <w:rFonts w:cs="David" w:hint="cs"/>
          <w:sz w:val="24"/>
          <w:szCs w:val="24"/>
          <w:rtl/>
        </w:rPr>
        <w:t>ת מידי יום (</w:t>
      </w:r>
      <w:r w:rsidR="001826C0">
        <w:rPr>
          <w:rFonts w:cs="David" w:hint="cs"/>
          <w:sz w:val="24"/>
          <w:szCs w:val="24"/>
          <w:rtl/>
        </w:rPr>
        <w:t>אחת ליום לפחות</w:t>
      </w:r>
      <w:r>
        <w:rPr>
          <w:rFonts w:cs="David" w:hint="cs"/>
          <w:sz w:val="24"/>
          <w:szCs w:val="24"/>
          <w:rtl/>
        </w:rPr>
        <w:t>)</w:t>
      </w:r>
      <w:r w:rsidR="002610CD">
        <w:rPr>
          <w:rFonts w:cs="David" w:hint="cs"/>
          <w:sz w:val="24"/>
          <w:szCs w:val="24"/>
          <w:rtl/>
        </w:rPr>
        <w:t>.</w:t>
      </w:r>
    </w:p>
    <w:p w:rsidR="00FE49F7" w:rsidRDefault="00FE49F7" w:rsidP="00853317">
      <w:pPr>
        <w:numPr>
          <w:ilvl w:val="1"/>
          <w:numId w:val="41"/>
        </w:numPr>
        <w:spacing w:line="360" w:lineRule="auto"/>
        <w:jc w:val="both"/>
        <w:rPr>
          <w:rFonts w:cs="David"/>
          <w:sz w:val="24"/>
          <w:szCs w:val="24"/>
        </w:rPr>
      </w:pPr>
      <w:r>
        <w:rPr>
          <w:rFonts w:cs="David" w:hint="cs"/>
          <w:sz w:val="24"/>
          <w:szCs w:val="24"/>
          <w:rtl/>
        </w:rPr>
        <w:t xml:space="preserve">החברה המפעילה תאפשר למזמין להפיק את כלל הדוחות המפורטים </w:t>
      </w:r>
      <w:r w:rsidRPr="00D4138B">
        <w:rPr>
          <w:rFonts w:cs="David" w:hint="cs"/>
          <w:b/>
          <w:bCs/>
          <w:sz w:val="24"/>
          <w:szCs w:val="24"/>
          <w:rtl/>
        </w:rPr>
        <w:t>בנספח א'</w:t>
      </w:r>
      <w:r>
        <w:rPr>
          <w:rFonts w:cs="David" w:hint="cs"/>
          <w:sz w:val="24"/>
          <w:szCs w:val="24"/>
          <w:rtl/>
        </w:rPr>
        <w:t xml:space="preserve"> למסמך זה באמצעות אתר האינטרנט המאובטח </w:t>
      </w:r>
      <w:r w:rsidRPr="00D41F06">
        <w:rPr>
          <w:rFonts w:ascii="Arial" w:hAnsi="Arial" w:cs="David" w:hint="cs"/>
          <w:sz w:val="24"/>
          <w:szCs w:val="24"/>
          <w:rtl/>
        </w:rPr>
        <w:t>של החברה המפעילה.</w:t>
      </w:r>
    </w:p>
    <w:p w:rsidR="00FE49F7" w:rsidRPr="00042F22" w:rsidRDefault="00FE49F7" w:rsidP="00853317">
      <w:pPr>
        <w:numPr>
          <w:ilvl w:val="1"/>
          <w:numId w:val="41"/>
        </w:numPr>
        <w:spacing w:line="360" w:lineRule="auto"/>
        <w:jc w:val="both"/>
        <w:rPr>
          <w:rFonts w:cs="David"/>
          <w:sz w:val="24"/>
          <w:szCs w:val="24"/>
        </w:rPr>
      </w:pPr>
      <w:r>
        <w:rPr>
          <w:rFonts w:cs="David" w:hint="cs"/>
          <w:sz w:val="24"/>
          <w:szCs w:val="24"/>
          <w:rtl/>
        </w:rPr>
        <w:t xml:space="preserve">למזמין </w:t>
      </w:r>
      <w:r w:rsidR="001826C0">
        <w:rPr>
          <w:rFonts w:cs="David" w:hint="cs"/>
          <w:sz w:val="24"/>
          <w:szCs w:val="24"/>
          <w:rtl/>
        </w:rPr>
        <w:t xml:space="preserve">שמורה </w:t>
      </w:r>
      <w:r w:rsidR="00F877A1">
        <w:rPr>
          <w:rFonts w:cs="David" w:hint="cs"/>
          <w:sz w:val="24"/>
          <w:szCs w:val="24"/>
          <w:rtl/>
        </w:rPr>
        <w:t>הזכות לבקש דו</w:t>
      </w:r>
      <w:r>
        <w:rPr>
          <w:rFonts w:cs="David" w:hint="cs"/>
          <w:sz w:val="24"/>
          <w:szCs w:val="24"/>
          <w:rtl/>
        </w:rPr>
        <w:t>חות ופילוחי נתונים נוספים</w:t>
      </w:r>
      <w:r w:rsidR="00B200D8">
        <w:rPr>
          <w:rFonts w:cs="David" w:hint="cs"/>
          <w:sz w:val="24"/>
          <w:szCs w:val="24"/>
          <w:rtl/>
        </w:rPr>
        <w:t xml:space="preserve"> מעבר לדוחות המפורטים בנספח א'</w:t>
      </w:r>
      <w:r>
        <w:rPr>
          <w:rFonts w:cs="David" w:hint="cs"/>
          <w:sz w:val="24"/>
          <w:szCs w:val="24"/>
          <w:rtl/>
        </w:rPr>
        <w:t xml:space="preserve">, לרבות נתונים </w:t>
      </w:r>
      <w:r w:rsidRPr="00F877A1">
        <w:rPr>
          <w:rFonts w:cs="David" w:hint="cs"/>
          <w:sz w:val="24"/>
          <w:szCs w:val="24"/>
          <w:rtl/>
        </w:rPr>
        <w:t>היסטוריים</w:t>
      </w:r>
      <w:r>
        <w:rPr>
          <w:rFonts w:cs="David" w:hint="cs"/>
          <w:sz w:val="24"/>
          <w:szCs w:val="24"/>
          <w:rtl/>
        </w:rPr>
        <w:t xml:space="preserve">, ממסד הנתונים של החברה המפעילה. </w:t>
      </w:r>
      <w:r w:rsidR="00B200D8">
        <w:rPr>
          <w:rFonts w:cs="David"/>
          <w:sz w:val="24"/>
          <w:szCs w:val="24"/>
          <w:rtl/>
        </w:rPr>
        <w:br/>
      </w:r>
      <w:r w:rsidR="00F877A1">
        <w:rPr>
          <w:rFonts w:cs="David" w:hint="cs"/>
          <w:sz w:val="24"/>
          <w:szCs w:val="24"/>
          <w:rtl/>
        </w:rPr>
        <w:t>דו</w:t>
      </w:r>
      <w:r>
        <w:rPr>
          <w:rFonts w:cs="David" w:hint="cs"/>
          <w:sz w:val="24"/>
          <w:szCs w:val="24"/>
          <w:rtl/>
        </w:rPr>
        <w:t>חות</w:t>
      </w:r>
      <w:r w:rsidR="00B200D8">
        <w:rPr>
          <w:rFonts w:cs="David" w:hint="cs"/>
          <w:sz w:val="24"/>
          <w:szCs w:val="24"/>
          <w:rtl/>
        </w:rPr>
        <w:t xml:space="preserve"> אלו</w:t>
      </w:r>
      <w:r>
        <w:rPr>
          <w:rFonts w:cs="David" w:hint="cs"/>
          <w:sz w:val="24"/>
          <w:szCs w:val="24"/>
          <w:rtl/>
        </w:rPr>
        <w:t xml:space="preserve"> </w:t>
      </w:r>
      <w:r w:rsidR="001826C0">
        <w:rPr>
          <w:rFonts w:cs="David" w:hint="cs"/>
          <w:sz w:val="24"/>
          <w:szCs w:val="24"/>
          <w:rtl/>
        </w:rPr>
        <w:t xml:space="preserve">יועברו למזמין </w:t>
      </w:r>
      <w:r>
        <w:rPr>
          <w:rFonts w:cs="David" w:hint="cs"/>
          <w:sz w:val="24"/>
          <w:szCs w:val="24"/>
          <w:rtl/>
        </w:rPr>
        <w:t>תוך 3 ימי עסקים</w:t>
      </w:r>
      <w:r w:rsidR="00853317">
        <w:rPr>
          <w:rFonts w:cs="David" w:hint="cs"/>
          <w:sz w:val="24"/>
          <w:szCs w:val="24"/>
          <w:rtl/>
        </w:rPr>
        <w:t>,</w:t>
      </w:r>
      <w:r>
        <w:rPr>
          <w:rFonts w:cs="David" w:hint="cs"/>
          <w:sz w:val="24"/>
          <w:szCs w:val="24"/>
          <w:rtl/>
        </w:rPr>
        <w:t xml:space="preserve"> ובמקרים חריגים בלבד</w:t>
      </w:r>
      <w:r w:rsidR="00853317">
        <w:rPr>
          <w:rFonts w:cs="David" w:hint="cs"/>
          <w:sz w:val="24"/>
          <w:szCs w:val="24"/>
          <w:rtl/>
        </w:rPr>
        <w:t>,</w:t>
      </w:r>
      <w:r>
        <w:rPr>
          <w:rFonts w:cs="David" w:hint="cs"/>
          <w:sz w:val="24"/>
          <w:szCs w:val="24"/>
          <w:rtl/>
        </w:rPr>
        <w:t xml:space="preserve"> בהתאם להנחיית </w:t>
      </w:r>
      <w:r w:rsidR="00B200D8" w:rsidRPr="0010780A">
        <w:rPr>
          <w:rFonts w:ascii="Arial" w:hAnsi="Arial" w:cs="David" w:hint="cs"/>
          <w:sz w:val="24"/>
          <w:szCs w:val="24"/>
          <w:rtl/>
        </w:rPr>
        <w:t>הנציג המוסמך שיוגדר ע"י המזמין</w:t>
      </w:r>
      <w:r w:rsidR="00853317">
        <w:rPr>
          <w:rFonts w:ascii="Arial" w:hAnsi="Arial" w:cs="David" w:hint="cs"/>
          <w:sz w:val="24"/>
          <w:szCs w:val="24"/>
          <w:rtl/>
        </w:rPr>
        <w:t>,</w:t>
      </w:r>
      <w:r w:rsidR="00B200D8">
        <w:rPr>
          <w:rFonts w:cs="David" w:hint="cs"/>
          <w:sz w:val="24"/>
          <w:szCs w:val="24"/>
          <w:rtl/>
        </w:rPr>
        <w:t xml:space="preserve"> </w:t>
      </w:r>
      <w:r>
        <w:rPr>
          <w:rFonts w:cs="David" w:hint="cs"/>
          <w:sz w:val="24"/>
          <w:szCs w:val="24"/>
          <w:rtl/>
        </w:rPr>
        <w:t>בתוך 3 שעות.</w:t>
      </w:r>
    </w:p>
    <w:p w:rsidR="00F877A1" w:rsidRPr="00075254" w:rsidRDefault="00F877A1" w:rsidP="00853317">
      <w:pPr>
        <w:numPr>
          <w:ilvl w:val="1"/>
          <w:numId w:val="41"/>
        </w:numPr>
        <w:spacing w:line="360" w:lineRule="auto"/>
        <w:jc w:val="both"/>
        <w:rPr>
          <w:rFonts w:cs="David"/>
          <w:sz w:val="24"/>
          <w:szCs w:val="24"/>
        </w:rPr>
      </w:pPr>
      <w:r w:rsidRPr="00075254">
        <w:rPr>
          <w:rFonts w:cs="David" w:hint="eastAsia"/>
          <w:sz w:val="24"/>
          <w:szCs w:val="24"/>
          <w:rtl/>
        </w:rPr>
        <w:t>במהלך</w:t>
      </w:r>
      <w:r w:rsidRPr="00075254">
        <w:rPr>
          <w:rFonts w:cs="David"/>
          <w:sz w:val="24"/>
          <w:szCs w:val="24"/>
          <w:rtl/>
        </w:rPr>
        <w:t xml:space="preserve"> </w:t>
      </w:r>
      <w:r w:rsidRPr="00075254">
        <w:rPr>
          <w:rFonts w:cs="David" w:hint="eastAsia"/>
          <w:sz w:val="24"/>
          <w:szCs w:val="24"/>
          <w:rtl/>
        </w:rPr>
        <w:t>תקופת</w:t>
      </w:r>
      <w:r w:rsidRPr="00075254">
        <w:rPr>
          <w:rFonts w:cs="David"/>
          <w:sz w:val="24"/>
          <w:szCs w:val="24"/>
          <w:rtl/>
        </w:rPr>
        <w:t xml:space="preserve"> </w:t>
      </w:r>
      <w:r w:rsidRPr="00075254">
        <w:rPr>
          <w:rFonts w:cs="David" w:hint="eastAsia"/>
          <w:sz w:val="24"/>
          <w:szCs w:val="24"/>
          <w:rtl/>
        </w:rPr>
        <w:t>ההתקשרות</w:t>
      </w:r>
      <w:r w:rsidRPr="00075254">
        <w:rPr>
          <w:rFonts w:cs="David"/>
          <w:sz w:val="24"/>
          <w:szCs w:val="24"/>
          <w:rtl/>
        </w:rPr>
        <w:t xml:space="preserve"> </w:t>
      </w:r>
      <w:r w:rsidRPr="00075254">
        <w:rPr>
          <w:rFonts w:cs="David" w:hint="eastAsia"/>
          <w:sz w:val="24"/>
          <w:szCs w:val="24"/>
          <w:rtl/>
        </w:rPr>
        <w:t>יהיה</w:t>
      </w:r>
      <w:r w:rsidRPr="00075254">
        <w:rPr>
          <w:rFonts w:cs="David"/>
          <w:sz w:val="24"/>
          <w:szCs w:val="24"/>
          <w:rtl/>
        </w:rPr>
        <w:t xml:space="preserve"> </w:t>
      </w:r>
      <w:r w:rsidRPr="00075254">
        <w:rPr>
          <w:rFonts w:cs="David" w:hint="eastAsia"/>
          <w:sz w:val="24"/>
          <w:szCs w:val="24"/>
          <w:rtl/>
        </w:rPr>
        <w:t>רשאי</w:t>
      </w:r>
      <w:r w:rsidRPr="00075254">
        <w:rPr>
          <w:rFonts w:cs="David"/>
          <w:sz w:val="24"/>
          <w:szCs w:val="24"/>
          <w:rtl/>
        </w:rPr>
        <w:t xml:space="preserve"> </w:t>
      </w:r>
      <w:r w:rsidRPr="00075254">
        <w:rPr>
          <w:rFonts w:cs="David" w:hint="eastAsia"/>
          <w:sz w:val="24"/>
          <w:szCs w:val="24"/>
          <w:rtl/>
        </w:rPr>
        <w:t>המזמין</w:t>
      </w:r>
      <w:r w:rsidRPr="00075254">
        <w:rPr>
          <w:rFonts w:cs="David"/>
          <w:sz w:val="24"/>
          <w:szCs w:val="24"/>
          <w:rtl/>
        </w:rPr>
        <w:t xml:space="preserve"> </w:t>
      </w:r>
      <w:r w:rsidRPr="00075254">
        <w:rPr>
          <w:rFonts w:cs="David" w:hint="eastAsia"/>
          <w:sz w:val="24"/>
          <w:szCs w:val="24"/>
          <w:rtl/>
        </w:rPr>
        <w:t>לדרוש</w:t>
      </w:r>
      <w:r w:rsidRPr="00075254">
        <w:rPr>
          <w:rFonts w:cs="David"/>
          <w:sz w:val="24"/>
          <w:szCs w:val="24"/>
          <w:rtl/>
        </w:rPr>
        <w:t xml:space="preserve"> </w:t>
      </w:r>
      <w:r w:rsidRPr="00075254">
        <w:rPr>
          <w:rFonts w:cs="David" w:hint="eastAsia"/>
          <w:sz w:val="24"/>
          <w:szCs w:val="24"/>
          <w:rtl/>
        </w:rPr>
        <w:t>שינויים</w:t>
      </w:r>
      <w:r w:rsidRPr="00075254">
        <w:rPr>
          <w:rFonts w:cs="David"/>
          <w:sz w:val="24"/>
          <w:szCs w:val="24"/>
          <w:rtl/>
        </w:rPr>
        <w:t xml:space="preserve"> </w:t>
      </w:r>
      <w:r w:rsidRPr="00075254">
        <w:rPr>
          <w:rFonts w:cs="David" w:hint="eastAsia"/>
          <w:sz w:val="24"/>
          <w:szCs w:val="24"/>
          <w:rtl/>
        </w:rPr>
        <w:t>בד</w:t>
      </w:r>
      <w:r w:rsidR="00830288">
        <w:rPr>
          <w:rFonts w:cs="David" w:hint="eastAsia"/>
          <w:sz w:val="24"/>
          <w:szCs w:val="24"/>
          <w:rtl/>
        </w:rPr>
        <w:t>וח</w:t>
      </w:r>
      <w:r w:rsidRPr="00075254">
        <w:rPr>
          <w:rFonts w:cs="David" w:hint="eastAsia"/>
          <w:sz w:val="24"/>
          <w:szCs w:val="24"/>
          <w:rtl/>
        </w:rPr>
        <w:t>ות</w:t>
      </w:r>
      <w:r w:rsidRPr="00075254">
        <w:rPr>
          <w:rFonts w:cs="David"/>
          <w:sz w:val="24"/>
          <w:szCs w:val="24"/>
          <w:rtl/>
        </w:rPr>
        <w:t xml:space="preserve"> </w:t>
      </w:r>
      <w:r w:rsidRPr="00075254">
        <w:rPr>
          <w:rFonts w:cs="David" w:hint="eastAsia"/>
          <w:sz w:val="24"/>
          <w:szCs w:val="24"/>
          <w:rtl/>
        </w:rPr>
        <w:t>או</w:t>
      </w:r>
      <w:r w:rsidRPr="00075254">
        <w:rPr>
          <w:rFonts w:cs="David"/>
          <w:sz w:val="24"/>
          <w:szCs w:val="24"/>
          <w:rtl/>
        </w:rPr>
        <w:t xml:space="preserve"> </w:t>
      </w:r>
      <w:r w:rsidRPr="00075254">
        <w:rPr>
          <w:rFonts w:cs="David" w:hint="eastAsia"/>
          <w:sz w:val="24"/>
          <w:szCs w:val="24"/>
          <w:rtl/>
        </w:rPr>
        <w:t>תוספת</w:t>
      </w:r>
      <w:r w:rsidRPr="00075254">
        <w:rPr>
          <w:rFonts w:cs="David"/>
          <w:sz w:val="24"/>
          <w:szCs w:val="24"/>
          <w:rtl/>
        </w:rPr>
        <w:t xml:space="preserve"> </w:t>
      </w:r>
      <w:r w:rsidRPr="00075254">
        <w:rPr>
          <w:rFonts w:cs="David" w:hint="eastAsia"/>
          <w:sz w:val="24"/>
          <w:szCs w:val="24"/>
          <w:rtl/>
        </w:rPr>
        <w:t>של</w:t>
      </w:r>
      <w:r w:rsidRPr="00075254">
        <w:rPr>
          <w:rFonts w:cs="David"/>
          <w:sz w:val="24"/>
          <w:szCs w:val="24"/>
          <w:rtl/>
        </w:rPr>
        <w:t xml:space="preserve"> </w:t>
      </w:r>
      <w:r w:rsidRPr="00075254">
        <w:rPr>
          <w:rFonts w:cs="David" w:hint="eastAsia"/>
          <w:sz w:val="24"/>
          <w:szCs w:val="24"/>
          <w:rtl/>
        </w:rPr>
        <w:t>דוחות</w:t>
      </w:r>
      <w:r w:rsidRPr="00075254">
        <w:rPr>
          <w:rFonts w:cs="David"/>
          <w:sz w:val="24"/>
          <w:szCs w:val="24"/>
          <w:rtl/>
        </w:rPr>
        <w:t xml:space="preserve"> </w:t>
      </w:r>
      <w:r w:rsidRPr="00075254">
        <w:rPr>
          <w:rFonts w:cs="David" w:hint="eastAsia"/>
          <w:sz w:val="24"/>
          <w:szCs w:val="24"/>
          <w:rtl/>
        </w:rPr>
        <w:t>נוספים</w:t>
      </w:r>
      <w:r w:rsidRPr="00075254">
        <w:rPr>
          <w:rFonts w:cs="David"/>
          <w:sz w:val="24"/>
          <w:szCs w:val="24"/>
          <w:rtl/>
        </w:rPr>
        <w:t xml:space="preserve">, </w:t>
      </w:r>
      <w:r w:rsidRPr="00075254">
        <w:rPr>
          <w:rFonts w:cs="David" w:hint="eastAsia"/>
          <w:sz w:val="24"/>
          <w:szCs w:val="24"/>
          <w:rtl/>
        </w:rPr>
        <w:t>מעבר</w:t>
      </w:r>
      <w:r w:rsidRPr="00075254">
        <w:rPr>
          <w:rFonts w:cs="David"/>
          <w:sz w:val="24"/>
          <w:szCs w:val="24"/>
          <w:rtl/>
        </w:rPr>
        <w:t xml:space="preserve"> </w:t>
      </w:r>
      <w:r w:rsidRPr="00075254">
        <w:rPr>
          <w:rFonts w:cs="David" w:hint="eastAsia"/>
          <w:sz w:val="24"/>
          <w:szCs w:val="24"/>
          <w:rtl/>
        </w:rPr>
        <w:t>לדו</w:t>
      </w:r>
      <w:r w:rsidRPr="00075254">
        <w:rPr>
          <w:rFonts w:cs="David"/>
          <w:sz w:val="24"/>
          <w:szCs w:val="24"/>
          <w:rtl/>
        </w:rPr>
        <w:t xml:space="preserve">חות </w:t>
      </w:r>
      <w:r>
        <w:rPr>
          <w:rFonts w:cs="David" w:hint="cs"/>
          <w:sz w:val="24"/>
          <w:szCs w:val="24"/>
          <w:rtl/>
        </w:rPr>
        <w:t>כפי שהוגדרו במסמך זה</w:t>
      </w:r>
      <w:r w:rsidRPr="00075254">
        <w:rPr>
          <w:rFonts w:cs="David"/>
          <w:sz w:val="24"/>
          <w:szCs w:val="24"/>
          <w:rtl/>
        </w:rPr>
        <w:t>.</w:t>
      </w:r>
    </w:p>
    <w:p w:rsidR="00FE49F7" w:rsidRDefault="00FE49F7" w:rsidP="00853317">
      <w:pPr>
        <w:numPr>
          <w:ilvl w:val="1"/>
          <w:numId w:val="41"/>
        </w:numPr>
        <w:spacing w:line="360" w:lineRule="auto"/>
        <w:jc w:val="both"/>
        <w:rPr>
          <w:rFonts w:cs="David"/>
          <w:sz w:val="24"/>
          <w:szCs w:val="24"/>
        </w:rPr>
      </w:pPr>
      <w:r>
        <w:rPr>
          <w:rFonts w:cs="David" w:hint="cs"/>
          <w:sz w:val="24"/>
          <w:szCs w:val="24"/>
          <w:rtl/>
        </w:rPr>
        <w:t xml:space="preserve">למזמין </w:t>
      </w:r>
      <w:r w:rsidR="001826C0">
        <w:rPr>
          <w:rFonts w:cs="David" w:hint="cs"/>
          <w:sz w:val="24"/>
          <w:szCs w:val="24"/>
          <w:rtl/>
        </w:rPr>
        <w:t xml:space="preserve">שמורה </w:t>
      </w:r>
      <w:r>
        <w:rPr>
          <w:rFonts w:cs="David" w:hint="cs"/>
          <w:sz w:val="24"/>
          <w:szCs w:val="24"/>
          <w:rtl/>
        </w:rPr>
        <w:t>הזכות לקבוע את אופן ותצורת הדיווחים שיועברו.</w:t>
      </w:r>
    </w:p>
    <w:p w:rsidR="00F877A1" w:rsidRPr="00964B6D" w:rsidRDefault="00F877A1" w:rsidP="0070054E">
      <w:pPr>
        <w:numPr>
          <w:ilvl w:val="1"/>
          <w:numId w:val="41"/>
        </w:numPr>
        <w:spacing w:line="360" w:lineRule="auto"/>
        <w:jc w:val="both"/>
        <w:rPr>
          <w:b/>
          <w:bCs/>
          <w:sz w:val="24"/>
          <w:szCs w:val="24"/>
        </w:rPr>
        <w:pPrChange w:id="8" w:author="אמון" w:date="2019-06-20T11:15:00Z">
          <w:pPr>
            <w:numPr>
              <w:ilvl w:val="1"/>
              <w:numId w:val="41"/>
            </w:numPr>
            <w:tabs>
              <w:tab w:val="num" w:pos="1802"/>
              <w:tab w:val="num" w:pos="1854"/>
            </w:tabs>
            <w:spacing w:line="360" w:lineRule="auto"/>
            <w:ind w:left="1800" w:hanging="720"/>
            <w:jc w:val="both"/>
          </w:pPr>
        </w:pPrChange>
      </w:pPr>
      <w:r w:rsidRPr="00964B6D">
        <w:rPr>
          <w:rFonts w:cs="David"/>
          <w:sz w:val="24"/>
          <w:szCs w:val="24"/>
          <w:rtl/>
        </w:rPr>
        <w:t xml:space="preserve">המשרד שומר לעצמו את הזכות לבצע בקרה בכל עת אחר תהליכי </w:t>
      </w:r>
      <w:r w:rsidRPr="00964B6D">
        <w:rPr>
          <w:rFonts w:cs="David" w:hint="eastAsia"/>
          <w:sz w:val="24"/>
          <w:szCs w:val="24"/>
          <w:rtl/>
        </w:rPr>
        <w:t>השירות</w:t>
      </w:r>
      <w:r w:rsidRPr="00964B6D">
        <w:rPr>
          <w:rFonts w:cs="David"/>
          <w:sz w:val="24"/>
          <w:szCs w:val="24"/>
          <w:rtl/>
        </w:rPr>
        <w:t xml:space="preserve"> ורמת השירות </w:t>
      </w:r>
      <w:r>
        <w:rPr>
          <w:rFonts w:cs="David" w:hint="cs"/>
          <w:sz w:val="24"/>
          <w:szCs w:val="24"/>
          <w:rtl/>
        </w:rPr>
        <w:t>שניתנת על ידי החברה המפעילה</w:t>
      </w:r>
      <w:r w:rsidRPr="00964B6D">
        <w:rPr>
          <w:rFonts w:cs="David" w:hint="cs"/>
          <w:sz w:val="24"/>
          <w:szCs w:val="24"/>
          <w:rtl/>
        </w:rPr>
        <w:t>.</w:t>
      </w:r>
    </w:p>
    <w:p w:rsidR="0070054E" w:rsidRDefault="00FE49F7" w:rsidP="0070054E">
      <w:pPr>
        <w:spacing w:line="360" w:lineRule="auto"/>
        <w:ind w:left="1701"/>
        <w:jc w:val="both"/>
        <w:rPr>
          <w:rFonts w:ascii="Arial" w:hAnsi="Arial" w:cs="David" w:hint="cs"/>
          <w:sz w:val="24"/>
          <w:szCs w:val="24"/>
          <w:rtl/>
        </w:rPr>
      </w:pPr>
      <w:r>
        <w:rPr>
          <w:rFonts w:cs="David" w:hint="cs"/>
          <w:sz w:val="24"/>
          <w:szCs w:val="24"/>
          <w:rtl/>
        </w:rPr>
        <w:t>החברה המפעילה מתחייבת</w:t>
      </w:r>
      <w:r w:rsidRPr="00075254">
        <w:rPr>
          <w:rFonts w:cs="David"/>
          <w:sz w:val="24"/>
          <w:szCs w:val="24"/>
          <w:rtl/>
        </w:rPr>
        <w:t xml:space="preserve"> לאפשר </w:t>
      </w:r>
      <w:r>
        <w:rPr>
          <w:rFonts w:cs="David" w:hint="cs"/>
          <w:sz w:val="24"/>
          <w:szCs w:val="24"/>
          <w:rtl/>
        </w:rPr>
        <w:t xml:space="preserve">למזמין </w:t>
      </w:r>
      <w:r w:rsidRPr="00075254">
        <w:rPr>
          <w:rFonts w:cs="David" w:hint="eastAsia"/>
          <w:sz w:val="24"/>
          <w:szCs w:val="24"/>
          <w:rtl/>
        </w:rPr>
        <w:t>גישה</w:t>
      </w:r>
      <w:r w:rsidRPr="00075254">
        <w:rPr>
          <w:rFonts w:cs="David"/>
          <w:sz w:val="24"/>
          <w:szCs w:val="24"/>
          <w:rtl/>
        </w:rPr>
        <w:t xml:space="preserve"> חופשית וישירה למערכות המידע של</w:t>
      </w:r>
      <w:r>
        <w:rPr>
          <w:rFonts w:cs="David" w:hint="cs"/>
          <w:sz w:val="24"/>
          <w:szCs w:val="24"/>
          <w:rtl/>
        </w:rPr>
        <w:t>ה</w:t>
      </w:r>
      <w:r w:rsidRPr="00075254">
        <w:rPr>
          <w:rFonts w:cs="David"/>
          <w:sz w:val="24"/>
          <w:szCs w:val="24"/>
          <w:rtl/>
        </w:rPr>
        <w:t xml:space="preserve"> המנהלות את </w:t>
      </w:r>
      <w:r>
        <w:rPr>
          <w:rFonts w:cs="David" w:hint="cs"/>
          <w:sz w:val="24"/>
          <w:szCs w:val="24"/>
          <w:rtl/>
        </w:rPr>
        <w:t>רישום השרות למול רכבי</w:t>
      </w:r>
      <w:r w:rsidRPr="00075254">
        <w:rPr>
          <w:rFonts w:cs="David"/>
          <w:sz w:val="24"/>
          <w:szCs w:val="24"/>
          <w:rtl/>
        </w:rPr>
        <w:t xml:space="preserve"> </w:t>
      </w:r>
      <w:r w:rsidRPr="00075254">
        <w:rPr>
          <w:rFonts w:cs="David" w:hint="eastAsia"/>
          <w:sz w:val="24"/>
          <w:szCs w:val="24"/>
          <w:rtl/>
        </w:rPr>
        <w:t>המשרד</w:t>
      </w:r>
      <w:r w:rsidRPr="00075254">
        <w:rPr>
          <w:rFonts w:cs="David"/>
          <w:sz w:val="24"/>
          <w:szCs w:val="24"/>
          <w:rtl/>
        </w:rPr>
        <w:t xml:space="preserve">, </w:t>
      </w:r>
      <w:r w:rsidRPr="00075254">
        <w:rPr>
          <w:rFonts w:cs="David" w:hint="eastAsia"/>
          <w:sz w:val="24"/>
          <w:szCs w:val="24"/>
          <w:rtl/>
        </w:rPr>
        <w:t>לצורך</w:t>
      </w:r>
      <w:r w:rsidRPr="00075254">
        <w:rPr>
          <w:rFonts w:cs="David"/>
          <w:sz w:val="24"/>
          <w:szCs w:val="24"/>
          <w:rtl/>
        </w:rPr>
        <w:t xml:space="preserve"> </w:t>
      </w:r>
      <w:r w:rsidRPr="00075254">
        <w:rPr>
          <w:rFonts w:cs="David" w:hint="eastAsia"/>
          <w:sz w:val="24"/>
          <w:szCs w:val="24"/>
          <w:rtl/>
        </w:rPr>
        <w:t>בקרה</w:t>
      </w:r>
      <w:r w:rsidRPr="00075254">
        <w:rPr>
          <w:rFonts w:cs="David"/>
          <w:sz w:val="24"/>
          <w:szCs w:val="24"/>
          <w:rtl/>
        </w:rPr>
        <w:t xml:space="preserve"> </w:t>
      </w:r>
      <w:r w:rsidRPr="00075254">
        <w:rPr>
          <w:rFonts w:cs="David" w:hint="eastAsia"/>
          <w:sz w:val="24"/>
          <w:szCs w:val="24"/>
          <w:rtl/>
        </w:rPr>
        <w:t>ופיקוח</w:t>
      </w:r>
      <w:r w:rsidRPr="00075254">
        <w:rPr>
          <w:rFonts w:cs="David"/>
          <w:sz w:val="24"/>
          <w:szCs w:val="24"/>
          <w:rtl/>
        </w:rPr>
        <w:t xml:space="preserve"> </w:t>
      </w:r>
      <w:r w:rsidRPr="00075254">
        <w:rPr>
          <w:rFonts w:cs="David" w:hint="eastAsia"/>
          <w:sz w:val="24"/>
          <w:szCs w:val="24"/>
          <w:rtl/>
        </w:rPr>
        <w:t>של</w:t>
      </w:r>
      <w:r w:rsidRPr="00075254">
        <w:rPr>
          <w:rFonts w:cs="David"/>
          <w:sz w:val="24"/>
          <w:szCs w:val="24"/>
          <w:rtl/>
        </w:rPr>
        <w:t xml:space="preserve"> </w:t>
      </w:r>
      <w:r w:rsidRPr="00075254">
        <w:rPr>
          <w:rFonts w:cs="David" w:hint="eastAsia"/>
          <w:sz w:val="24"/>
          <w:szCs w:val="24"/>
          <w:rtl/>
        </w:rPr>
        <w:t>המשרד</w:t>
      </w:r>
      <w:r w:rsidRPr="00075254">
        <w:rPr>
          <w:rFonts w:cs="David"/>
          <w:sz w:val="24"/>
          <w:szCs w:val="24"/>
          <w:rtl/>
        </w:rPr>
        <w:t>.</w:t>
      </w:r>
    </w:p>
    <w:p w:rsidR="00885087" w:rsidRPr="001B3CC6" w:rsidRDefault="00885087" w:rsidP="0070054E">
      <w:pPr>
        <w:numPr>
          <w:ilvl w:val="1"/>
          <w:numId w:val="41"/>
        </w:numPr>
        <w:spacing w:line="360" w:lineRule="auto"/>
        <w:jc w:val="both"/>
        <w:rPr>
          <w:rFonts w:ascii="Arial" w:hAnsi="Arial" w:cs="David"/>
          <w:sz w:val="24"/>
          <w:szCs w:val="24"/>
        </w:rPr>
      </w:pPr>
      <w:r>
        <w:rPr>
          <w:rFonts w:ascii="Arial" w:hAnsi="Arial" w:cs="David" w:hint="cs"/>
          <w:sz w:val="24"/>
          <w:szCs w:val="24"/>
          <w:rtl/>
        </w:rPr>
        <w:t xml:space="preserve">לעניין סעיף זה יובהר, כי רק הנציג המוסמך מטעם המזמין - צה"ל יוכל לבצע את הפעולות המפורטות לעיל </w:t>
      </w:r>
      <w:r w:rsidR="0070054E">
        <w:rPr>
          <w:rFonts w:ascii="Arial" w:hAnsi="Arial" w:cs="David" w:hint="cs"/>
          <w:sz w:val="24"/>
          <w:szCs w:val="24"/>
          <w:rtl/>
        </w:rPr>
        <w:t>בדוחות אודות רכבי</w:t>
      </w:r>
      <w:r>
        <w:rPr>
          <w:rFonts w:ascii="Arial" w:hAnsi="Arial" w:cs="David" w:hint="cs"/>
          <w:sz w:val="24"/>
          <w:szCs w:val="24"/>
          <w:rtl/>
        </w:rPr>
        <w:t xml:space="preserve"> צה"ל ורק הנציג המוסמך מטעם המזמין - אמו"ן יוכל לבצע את הפעולות המפורטות לעיל </w:t>
      </w:r>
      <w:r w:rsidR="0070054E">
        <w:rPr>
          <w:rFonts w:ascii="Arial" w:hAnsi="Arial" w:cs="David" w:hint="cs"/>
          <w:sz w:val="24"/>
          <w:szCs w:val="24"/>
          <w:rtl/>
        </w:rPr>
        <w:t xml:space="preserve">בדוחות אודות </w:t>
      </w:r>
      <w:r>
        <w:rPr>
          <w:rFonts w:ascii="Arial" w:hAnsi="Arial" w:cs="David" w:hint="cs"/>
          <w:sz w:val="24"/>
          <w:szCs w:val="24"/>
          <w:rtl/>
        </w:rPr>
        <w:t>רכבי אמו"ן.</w:t>
      </w:r>
    </w:p>
    <w:p w:rsidR="00FE49F7" w:rsidRDefault="00FE49F7" w:rsidP="00853317">
      <w:pPr>
        <w:spacing w:line="360" w:lineRule="auto"/>
        <w:ind w:left="2279"/>
        <w:jc w:val="both"/>
        <w:rPr>
          <w:sz w:val="24"/>
          <w:szCs w:val="24"/>
        </w:rPr>
      </w:pPr>
    </w:p>
    <w:p w:rsidR="00FE49F7" w:rsidRPr="00D854B6" w:rsidRDefault="00323A4A" w:rsidP="00323A4A">
      <w:pPr>
        <w:pStyle w:val="ListParagraph"/>
        <w:numPr>
          <w:ilvl w:val="0"/>
          <w:numId w:val="41"/>
        </w:numPr>
        <w:spacing w:line="276" w:lineRule="auto"/>
        <w:jc w:val="both"/>
        <w:rPr>
          <w:rFonts w:cs="David"/>
          <w:sz w:val="24"/>
          <w:szCs w:val="24"/>
        </w:rPr>
      </w:pPr>
      <w:r>
        <w:rPr>
          <w:rFonts w:cs="David" w:hint="cs"/>
          <w:b/>
          <w:bCs/>
          <w:sz w:val="24"/>
          <w:szCs w:val="24"/>
          <w:u w:val="single"/>
          <w:rtl/>
        </w:rPr>
        <w:t xml:space="preserve">פעילות החברה המפעילה בשגרה, </w:t>
      </w:r>
      <w:r w:rsidR="00FE49F7" w:rsidRPr="00D854B6">
        <w:rPr>
          <w:rFonts w:cs="David" w:hint="cs"/>
          <w:b/>
          <w:bCs/>
          <w:sz w:val="24"/>
          <w:szCs w:val="24"/>
          <w:u w:val="single"/>
          <w:rtl/>
        </w:rPr>
        <w:t xml:space="preserve">מצבי </w:t>
      </w:r>
      <w:r w:rsidRPr="00D854B6">
        <w:rPr>
          <w:rFonts w:cs="David" w:hint="cs"/>
          <w:b/>
          <w:bCs/>
          <w:sz w:val="24"/>
          <w:szCs w:val="24"/>
          <w:u w:val="single"/>
          <w:rtl/>
        </w:rPr>
        <w:t xml:space="preserve">ביניים </w:t>
      </w:r>
      <w:r>
        <w:rPr>
          <w:rFonts w:cs="David" w:hint="cs"/>
          <w:b/>
          <w:bCs/>
          <w:sz w:val="24"/>
          <w:szCs w:val="24"/>
          <w:u w:val="single"/>
          <w:rtl/>
        </w:rPr>
        <w:t>ו</w:t>
      </w:r>
      <w:r w:rsidR="00FE49F7" w:rsidRPr="00D854B6">
        <w:rPr>
          <w:rFonts w:cs="David" w:hint="cs"/>
          <w:b/>
          <w:bCs/>
          <w:sz w:val="24"/>
          <w:szCs w:val="24"/>
          <w:u w:val="single"/>
          <w:rtl/>
        </w:rPr>
        <w:t>מצבי</w:t>
      </w:r>
      <w:ins w:id="9" w:author="ונונו יגאל" w:date="2019-06-20T15:11:00Z">
        <w:r w:rsidR="000C613A">
          <w:rPr>
            <w:rFonts w:cs="David" w:hint="cs"/>
            <w:b/>
            <w:bCs/>
            <w:sz w:val="24"/>
            <w:szCs w:val="24"/>
            <w:u w:val="single"/>
            <w:rtl/>
          </w:rPr>
          <w:t xml:space="preserve"> </w:t>
        </w:r>
      </w:ins>
      <w:r w:rsidRPr="00D854B6">
        <w:rPr>
          <w:rFonts w:cs="David" w:hint="cs"/>
          <w:b/>
          <w:bCs/>
          <w:sz w:val="24"/>
          <w:szCs w:val="24"/>
          <w:u w:val="single"/>
          <w:rtl/>
        </w:rPr>
        <w:t>חירום</w:t>
      </w:r>
      <w:r>
        <w:rPr>
          <w:rFonts w:cs="David" w:hint="cs"/>
          <w:b/>
          <w:bCs/>
          <w:sz w:val="24"/>
          <w:szCs w:val="24"/>
          <w:u w:val="single"/>
          <w:rtl/>
        </w:rPr>
        <w:t xml:space="preserve"> </w:t>
      </w:r>
      <w:r w:rsidR="0070054E">
        <w:rPr>
          <w:rFonts w:cs="David" w:hint="cs"/>
          <w:b/>
          <w:bCs/>
          <w:sz w:val="24"/>
          <w:szCs w:val="24"/>
          <w:u w:val="single"/>
          <w:rtl/>
        </w:rPr>
        <w:t>:</w:t>
      </w:r>
    </w:p>
    <w:p w:rsidR="00FE49F7" w:rsidRPr="00D854B6" w:rsidRDefault="00FE49F7" w:rsidP="00323A4A">
      <w:pPr>
        <w:pStyle w:val="ListParagraph"/>
        <w:numPr>
          <w:ilvl w:val="1"/>
          <w:numId w:val="41"/>
        </w:numPr>
        <w:spacing w:before="100" w:beforeAutospacing="1" w:after="100" w:afterAutospacing="1" w:line="360" w:lineRule="auto"/>
        <w:ind w:left="1570"/>
        <w:jc w:val="both"/>
        <w:rPr>
          <w:rFonts w:cs="David"/>
          <w:sz w:val="24"/>
          <w:szCs w:val="24"/>
          <w:rtl/>
        </w:rPr>
      </w:pPr>
      <w:r w:rsidRPr="00D854B6">
        <w:rPr>
          <w:rFonts w:cs="David" w:hint="cs"/>
          <w:sz w:val="24"/>
          <w:szCs w:val="24"/>
          <w:rtl/>
        </w:rPr>
        <w:t>ה</w:t>
      </w:r>
      <w:r>
        <w:rPr>
          <w:rFonts w:cs="David" w:hint="cs"/>
          <w:sz w:val="24"/>
          <w:szCs w:val="24"/>
          <w:rtl/>
        </w:rPr>
        <w:t>חברה המפעילה</w:t>
      </w:r>
      <w:r w:rsidRPr="00D854B6">
        <w:rPr>
          <w:rFonts w:cs="David" w:hint="cs"/>
          <w:sz w:val="24"/>
          <w:szCs w:val="24"/>
          <w:rtl/>
        </w:rPr>
        <w:t xml:space="preserve"> מתחייב</w:t>
      </w:r>
      <w:r>
        <w:rPr>
          <w:rFonts w:cs="David" w:hint="cs"/>
          <w:sz w:val="24"/>
          <w:szCs w:val="24"/>
          <w:rtl/>
        </w:rPr>
        <w:t>ת לבצע את התחייבויותיה</w:t>
      </w:r>
      <w:r w:rsidRPr="00D854B6">
        <w:rPr>
          <w:rFonts w:cs="David" w:hint="cs"/>
          <w:sz w:val="24"/>
          <w:szCs w:val="24"/>
          <w:rtl/>
        </w:rPr>
        <w:t xml:space="preserve"> על פי </w:t>
      </w:r>
      <w:r w:rsidR="000219BE">
        <w:rPr>
          <w:rFonts w:cs="David" w:hint="cs"/>
          <w:sz w:val="24"/>
          <w:szCs w:val="24"/>
          <w:rtl/>
        </w:rPr>
        <w:t>חוזה</w:t>
      </w:r>
      <w:r w:rsidR="000219BE" w:rsidRPr="00D854B6">
        <w:rPr>
          <w:rFonts w:cs="David" w:hint="cs"/>
          <w:sz w:val="24"/>
          <w:szCs w:val="24"/>
          <w:rtl/>
        </w:rPr>
        <w:t xml:space="preserve"> </w:t>
      </w:r>
      <w:r w:rsidRPr="00D854B6">
        <w:rPr>
          <w:rFonts w:cs="David" w:hint="cs"/>
          <w:sz w:val="24"/>
          <w:szCs w:val="24"/>
          <w:rtl/>
        </w:rPr>
        <w:t>זה, על נספחיו, בכל עת, לרבות במצבי חירום</w:t>
      </w:r>
      <w:r w:rsidR="00323A4A">
        <w:rPr>
          <w:rFonts w:cs="David" w:hint="cs"/>
          <w:sz w:val="24"/>
          <w:szCs w:val="24"/>
          <w:rtl/>
        </w:rPr>
        <w:t xml:space="preserve"> ו</w:t>
      </w:r>
      <w:r w:rsidRPr="00D854B6">
        <w:rPr>
          <w:rFonts w:cs="David" w:hint="cs"/>
          <w:sz w:val="24"/>
          <w:szCs w:val="24"/>
          <w:rtl/>
        </w:rPr>
        <w:t>במצבי ביניים, ולוודא היערכות</w:t>
      </w:r>
      <w:r>
        <w:rPr>
          <w:rFonts w:cs="David" w:hint="cs"/>
          <w:sz w:val="24"/>
          <w:szCs w:val="24"/>
          <w:rtl/>
        </w:rPr>
        <w:t>ה</w:t>
      </w:r>
      <w:r w:rsidRPr="00D854B6">
        <w:rPr>
          <w:rFonts w:cs="David" w:hint="cs"/>
          <w:sz w:val="24"/>
          <w:szCs w:val="24"/>
          <w:rtl/>
        </w:rPr>
        <w:t xml:space="preserve"> ויכולת</w:t>
      </w:r>
      <w:r>
        <w:rPr>
          <w:rFonts w:cs="David" w:hint="cs"/>
          <w:sz w:val="24"/>
          <w:szCs w:val="24"/>
          <w:rtl/>
        </w:rPr>
        <w:t>ה</w:t>
      </w:r>
      <w:r w:rsidRPr="00D854B6">
        <w:rPr>
          <w:rFonts w:cs="David" w:hint="cs"/>
          <w:sz w:val="24"/>
          <w:szCs w:val="24"/>
          <w:rtl/>
        </w:rPr>
        <w:t xml:space="preserve"> בכל עת לבצע את התחייבויותי</w:t>
      </w:r>
      <w:r>
        <w:rPr>
          <w:rFonts w:cs="David" w:hint="cs"/>
          <w:sz w:val="24"/>
          <w:szCs w:val="24"/>
          <w:rtl/>
        </w:rPr>
        <w:t>ה</w:t>
      </w:r>
      <w:r w:rsidRPr="00D854B6">
        <w:rPr>
          <w:rFonts w:cs="David" w:hint="cs"/>
          <w:sz w:val="24"/>
          <w:szCs w:val="24"/>
          <w:rtl/>
        </w:rPr>
        <w:t xml:space="preserve"> על פי </w:t>
      </w:r>
      <w:r w:rsidR="000219BE">
        <w:rPr>
          <w:rFonts w:cs="David" w:hint="cs"/>
          <w:sz w:val="24"/>
          <w:szCs w:val="24"/>
          <w:rtl/>
        </w:rPr>
        <w:t>חוזה</w:t>
      </w:r>
      <w:r w:rsidR="000219BE" w:rsidRPr="00D854B6">
        <w:rPr>
          <w:rFonts w:cs="David" w:hint="cs"/>
          <w:sz w:val="24"/>
          <w:szCs w:val="24"/>
          <w:rtl/>
        </w:rPr>
        <w:t xml:space="preserve"> </w:t>
      </w:r>
      <w:r w:rsidRPr="00D854B6">
        <w:rPr>
          <w:rFonts w:cs="David" w:hint="cs"/>
          <w:sz w:val="24"/>
          <w:szCs w:val="24"/>
          <w:rtl/>
        </w:rPr>
        <w:t xml:space="preserve">זה בכל עת, לרבות בהיבטי לוגיסטיקה, ניהול וכוח אדם. בהתרחש מי מהאירועים נשוא פרק זה </w:t>
      </w:r>
      <w:r>
        <w:rPr>
          <w:rFonts w:cs="David" w:hint="cs"/>
          <w:sz w:val="24"/>
          <w:szCs w:val="24"/>
          <w:rtl/>
        </w:rPr>
        <w:t xml:space="preserve">תיתן </w:t>
      </w:r>
      <w:r w:rsidRPr="00D854B6">
        <w:rPr>
          <w:rFonts w:cs="David" w:hint="cs"/>
          <w:sz w:val="24"/>
          <w:szCs w:val="24"/>
          <w:rtl/>
        </w:rPr>
        <w:t>ה</w:t>
      </w:r>
      <w:r>
        <w:rPr>
          <w:rFonts w:cs="David" w:hint="cs"/>
          <w:sz w:val="24"/>
          <w:szCs w:val="24"/>
          <w:rtl/>
        </w:rPr>
        <w:t>חברה המפעילה</w:t>
      </w:r>
      <w:r w:rsidRPr="00D854B6">
        <w:rPr>
          <w:rFonts w:cs="David" w:hint="cs"/>
          <w:sz w:val="24"/>
          <w:szCs w:val="24"/>
          <w:rtl/>
        </w:rPr>
        <w:t xml:space="preserve"> על פי הנחיות המשרד את השירותים נשוא </w:t>
      </w:r>
      <w:r w:rsidR="000219BE">
        <w:rPr>
          <w:rFonts w:cs="David" w:hint="cs"/>
          <w:sz w:val="24"/>
          <w:szCs w:val="24"/>
          <w:rtl/>
        </w:rPr>
        <w:t>חוזה</w:t>
      </w:r>
      <w:r w:rsidR="000219BE" w:rsidRPr="00D854B6">
        <w:rPr>
          <w:rFonts w:cs="David" w:hint="cs"/>
          <w:sz w:val="24"/>
          <w:szCs w:val="24"/>
          <w:rtl/>
        </w:rPr>
        <w:t xml:space="preserve"> </w:t>
      </w:r>
      <w:r w:rsidRPr="00D854B6">
        <w:rPr>
          <w:rFonts w:cs="David" w:hint="cs"/>
          <w:sz w:val="24"/>
          <w:szCs w:val="24"/>
          <w:rtl/>
        </w:rPr>
        <w:t>זה במהירות וברציפות, גם מעבר לשעות ה</w:t>
      </w:r>
      <w:r w:rsidR="005155AD">
        <w:rPr>
          <w:rFonts w:cs="David" w:hint="cs"/>
          <w:sz w:val="24"/>
          <w:szCs w:val="24"/>
          <w:rtl/>
        </w:rPr>
        <w:t>פעילות הרגילות ובכלל זה בשבתות, בחגי ו</w:t>
      </w:r>
      <w:r w:rsidRPr="00D854B6">
        <w:rPr>
          <w:rFonts w:cs="David" w:hint="cs"/>
          <w:sz w:val="24"/>
          <w:szCs w:val="24"/>
          <w:rtl/>
        </w:rPr>
        <w:t>מועדי ישראל</w:t>
      </w:r>
      <w:r>
        <w:rPr>
          <w:rFonts w:cs="David" w:hint="cs"/>
          <w:sz w:val="24"/>
          <w:szCs w:val="24"/>
          <w:rtl/>
        </w:rPr>
        <w:t>.</w:t>
      </w:r>
    </w:p>
    <w:p w:rsidR="00FE49F7" w:rsidRPr="00B10F9B" w:rsidRDefault="00FE49F7" w:rsidP="00853317">
      <w:pPr>
        <w:pStyle w:val="ListParagraph"/>
        <w:numPr>
          <w:ilvl w:val="1"/>
          <w:numId w:val="41"/>
        </w:numPr>
        <w:spacing w:before="100" w:beforeAutospacing="1" w:after="100" w:afterAutospacing="1" w:line="360" w:lineRule="auto"/>
        <w:ind w:left="1570"/>
        <w:jc w:val="both"/>
        <w:rPr>
          <w:rFonts w:cs="David"/>
          <w:color w:val="000000"/>
          <w:sz w:val="24"/>
          <w:szCs w:val="24"/>
        </w:rPr>
      </w:pPr>
      <w:r w:rsidRPr="001B4C88">
        <w:rPr>
          <w:rFonts w:cs="David" w:hint="cs"/>
          <w:color w:val="000000"/>
          <w:sz w:val="24"/>
          <w:szCs w:val="24"/>
          <w:rtl/>
        </w:rPr>
        <w:t xml:space="preserve">החברה המפעילה </w:t>
      </w:r>
      <w:r w:rsidR="00F5723A">
        <w:rPr>
          <w:rFonts w:cs="David" w:hint="cs"/>
          <w:color w:val="000000"/>
          <w:sz w:val="24"/>
          <w:szCs w:val="24"/>
          <w:rtl/>
        </w:rPr>
        <w:t>תמנה ו</w:t>
      </w:r>
      <w:r w:rsidRPr="001B4C88">
        <w:rPr>
          <w:rFonts w:cs="David" w:hint="cs"/>
          <w:color w:val="000000"/>
          <w:sz w:val="24"/>
          <w:szCs w:val="24"/>
          <w:rtl/>
        </w:rPr>
        <w:t>ת</w:t>
      </w:r>
      <w:r>
        <w:rPr>
          <w:rFonts w:cs="David" w:hint="cs"/>
          <w:color w:val="000000"/>
          <w:sz w:val="24"/>
          <w:szCs w:val="24"/>
          <w:rtl/>
        </w:rPr>
        <w:t>עביר</w:t>
      </w:r>
      <w:r w:rsidRPr="001B4C88">
        <w:rPr>
          <w:rFonts w:cs="David" w:hint="cs"/>
          <w:color w:val="000000"/>
          <w:sz w:val="24"/>
          <w:szCs w:val="24"/>
          <w:rtl/>
        </w:rPr>
        <w:t xml:space="preserve"> ל</w:t>
      </w:r>
      <w:r w:rsidRPr="0069168E">
        <w:rPr>
          <w:rFonts w:cs="David" w:hint="cs"/>
          <w:color w:val="000000"/>
          <w:sz w:val="24"/>
          <w:szCs w:val="24"/>
          <w:rtl/>
        </w:rPr>
        <w:t xml:space="preserve">מזמין </w:t>
      </w:r>
      <w:r w:rsidRPr="00E111C1">
        <w:rPr>
          <w:rFonts w:cs="David" w:hint="cs"/>
          <w:color w:val="000000"/>
          <w:sz w:val="24"/>
          <w:szCs w:val="24"/>
          <w:rtl/>
        </w:rPr>
        <w:t>א</w:t>
      </w:r>
      <w:r w:rsidRPr="001A2391">
        <w:rPr>
          <w:rFonts w:cs="David" w:hint="cs"/>
          <w:color w:val="000000"/>
          <w:sz w:val="24"/>
          <w:szCs w:val="24"/>
          <w:rtl/>
        </w:rPr>
        <w:t xml:space="preserve">ת </w:t>
      </w:r>
      <w:r w:rsidRPr="00B10F9B">
        <w:rPr>
          <w:rFonts w:cs="David" w:hint="eastAsia"/>
          <w:color w:val="000000"/>
          <w:sz w:val="24"/>
          <w:szCs w:val="24"/>
          <w:rtl/>
        </w:rPr>
        <w:t>שמות</w:t>
      </w:r>
      <w:r w:rsidRPr="00B10F9B">
        <w:rPr>
          <w:rFonts w:cs="David"/>
          <w:color w:val="000000"/>
          <w:sz w:val="24"/>
          <w:szCs w:val="24"/>
          <w:rtl/>
        </w:rPr>
        <w:t xml:space="preserve"> </w:t>
      </w:r>
      <w:r w:rsidRPr="00B10F9B">
        <w:rPr>
          <w:rFonts w:cs="David" w:hint="eastAsia"/>
          <w:color w:val="000000"/>
          <w:sz w:val="24"/>
          <w:szCs w:val="24"/>
          <w:rtl/>
        </w:rPr>
        <w:t>נציגיו</w:t>
      </w:r>
      <w:r w:rsidRPr="00B10F9B">
        <w:rPr>
          <w:rFonts w:cs="David"/>
          <w:color w:val="000000"/>
          <w:sz w:val="24"/>
          <w:szCs w:val="24"/>
          <w:rtl/>
        </w:rPr>
        <w:t xml:space="preserve"> </w:t>
      </w:r>
      <w:r w:rsidRPr="00B10F9B">
        <w:rPr>
          <w:rFonts w:cs="David" w:hint="eastAsia"/>
          <w:color w:val="000000"/>
          <w:sz w:val="24"/>
          <w:szCs w:val="24"/>
          <w:rtl/>
        </w:rPr>
        <w:t>המוסמכים</w:t>
      </w:r>
      <w:r w:rsidRPr="00B10F9B">
        <w:rPr>
          <w:rFonts w:cs="David"/>
          <w:color w:val="000000"/>
          <w:sz w:val="24"/>
          <w:szCs w:val="24"/>
          <w:rtl/>
        </w:rPr>
        <w:t xml:space="preserve"> </w:t>
      </w:r>
      <w:r w:rsidRPr="00B10F9B">
        <w:rPr>
          <w:rFonts w:cs="David" w:hint="eastAsia"/>
          <w:color w:val="000000"/>
          <w:sz w:val="24"/>
          <w:szCs w:val="24"/>
          <w:rtl/>
        </w:rPr>
        <w:t>לקבלת</w:t>
      </w:r>
      <w:r w:rsidRPr="00B10F9B">
        <w:rPr>
          <w:rFonts w:cs="David"/>
          <w:color w:val="000000"/>
          <w:sz w:val="24"/>
          <w:szCs w:val="24"/>
          <w:rtl/>
        </w:rPr>
        <w:t xml:space="preserve"> </w:t>
      </w:r>
      <w:r w:rsidRPr="00B10F9B">
        <w:rPr>
          <w:rFonts w:cs="David" w:hint="eastAsia"/>
          <w:color w:val="000000"/>
          <w:sz w:val="24"/>
          <w:szCs w:val="24"/>
          <w:rtl/>
        </w:rPr>
        <w:t>הוראות</w:t>
      </w:r>
      <w:r w:rsidRPr="00B10F9B">
        <w:rPr>
          <w:rFonts w:cs="David"/>
          <w:color w:val="000000"/>
          <w:sz w:val="24"/>
          <w:szCs w:val="24"/>
          <w:rtl/>
        </w:rPr>
        <w:t xml:space="preserve"> </w:t>
      </w:r>
      <w:r w:rsidRPr="00B10F9B">
        <w:rPr>
          <w:rFonts w:cs="David" w:hint="eastAsia"/>
          <w:color w:val="000000"/>
          <w:sz w:val="24"/>
          <w:szCs w:val="24"/>
          <w:rtl/>
        </w:rPr>
        <w:t>והודעות</w:t>
      </w:r>
      <w:r w:rsidRPr="00B10F9B">
        <w:rPr>
          <w:rFonts w:cs="David"/>
          <w:color w:val="000000"/>
          <w:sz w:val="24"/>
          <w:szCs w:val="24"/>
          <w:rtl/>
        </w:rPr>
        <w:t xml:space="preserve"> </w:t>
      </w:r>
      <w:r w:rsidRPr="00B10F9B">
        <w:rPr>
          <w:rFonts w:cs="David" w:hint="eastAsia"/>
          <w:color w:val="000000"/>
          <w:sz w:val="24"/>
          <w:szCs w:val="24"/>
          <w:rtl/>
        </w:rPr>
        <w:t>בכל</w:t>
      </w:r>
      <w:r w:rsidRPr="00B10F9B">
        <w:rPr>
          <w:rFonts w:cs="David"/>
          <w:color w:val="000000"/>
          <w:sz w:val="24"/>
          <w:szCs w:val="24"/>
          <w:rtl/>
        </w:rPr>
        <w:t xml:space="preserve"> </w:t>
      </w:r>
      <w:r w:rsidRPr="00B10F9B">
        <w:rPr>
          <w:rFonts w:cs="David" w:hint="eastAsia"/>
          <w:color w:val="000000"/>
          <w:sz w:val="24"/>
          <w:szCs w:val="24"/>
          <w:rtl/>
        </w:rPr>
        <w:t>הנוגע</w:t>
      </w:r>
      <w:r w:rsidRPr="00B10F9B">
        <w:rPr>
          <w:rFonts w:cs="David"/>
          <w:color w:val="000000"/>
          <w:sz w:val="24"/>
          <w:szCs w:val="24"/>
          <w:rtl/>
        </w:rPr>
        <w:t xml:space="preserve"> </w:t>
      </w:r>
      <w:r w:rsidRPr="00B10F9B">
        <w:rPr>
          <w:rFonts w:cs="David" w:hint="eastAsia"/>
          <w:color w:val="000000"/>
          <w:sz w:val="24"/>
          <w:szCs w:val="24"/>
          <w:rtl/>
        </w:rPr>
        <w:t>ל</w:t>
      </w:r>
      <w:r>
        <w:rPr>
          <w:rFonts w:cs="David" w:hint="cs"/>
          <w:color w:val="000000"/>
          <w:sz w:val="24"/>
          <w:szCs w:val="24"/>
          <w:rtl/>
        </w:rPr>
        <w:t xml:space="preserve">מצבי ביניים ומצבי חירום. </w:t>
      </w:r>
    </w:p>
    <w:p w:rsidR="00FE49F7" w:rsidRDefault="00FE49F7" w:rsidP="00853317">
      <w:pPr>
        <w:pStyle w:val="ListParagraph"/>
        <w:numPr>
          <w:ilvl w:val="1"/>
          <w:numId w:val="41"/>
        </w:numPr>
        <w:spacing w:before="100" w:beforeAutospacing="1" w:after="100" w:afterAutospacing="1" w:line="360" w:lineRule="auto"/>
        <w:ind w:left="1570"/>
        <w:jc w:val="both"/>
        <w:rPr>
          <w:rFonts w:cs="David"/>
          <w:sz w:val="24"/>
          <w:szCs w:val="24"/>
        </w:rPr>
      </w:pPr>
      <w:r w:rsidRPr="00D854B6">
        <w:rPr>
          <w:rFonts w:cs="David" w:hint="cs"/>
          <w:sz w:val="24"/>
          <w:szCs w:val="24"/>
          <w:rtl/>
        </w:rPr>
        <w:t>אם עובר למועד כניסת הסכם זה לתוקף  ה</w:t>
      </w:r>
      <w:r>
        <w:rPr>
          <w:rFonts w:cs="David" w:hint="cs"/>
          <w:sz w:val="24"/>
          <w:szCs w:val="24"/>
          <w:rtl/>
        </w:rPr>
        <w:t>חברה המפעילה</w:t>
      </w:r>
      <w:r w:rsidRPr="00D854B6">
        <w:rPr>
          <w:rFonts w:cs="David" w:hint="cs"/>
          <w:sz w:val="24"/>
          <w:szCs w:val="24"/>
          <w:rtl/>
        </w:rPr>
        <w:t>  או קבלני המשנה של</w:t>
      </w:r>
      <w:r>
        <w:rPr>
          <w:rFonts w:cs="David" w:hint="cs"/>
          <w:sz w:val="24"/>
          <w:szCs w:val="24"/>
          <w:rtl/>
        </w:rPr>
        <w:t>ה</w:t>
      </w:r>
      <w:r w:rsidRPr="00D854B6">
        <w:rPr>
          <w:rFonts w:cs="David" w:hint="cs"/>
          <w:sz w:val="24"/>
          <w:szCs w:val="24"/>
          <w:rtl/>
        </w:rPr>
        <w:t xml:space="preserve"> אינם בגדר מפעל חיוני לפי חוק שירות עבודה בשעת חירום, תשכ"ז-1967, והמשרד ביקש להכריז עליהם כמפעל חיוני כאמור, ה</w:t>
      </w:r>
      <w:r>
        <w:rPr>
          <w:rFonts w:cs="David" w:hint="cs"/>
          <w:sz w:val="24"/>
          <w:szCs w:val="24"/>
          <w:rtl/>
        </w:rPr>
        <w:t>חברה המפעילה</w:t>
      </w:r>
      <w:r w:rsidRPr="00D854B6">
        <w:rPr>
          <w:rFonts w:cs="David" w:hint="cs"/>
          <w:sz w:val="24"/>
          <w:szCs w:val="24"/>
          <w:rtl/>
        </w:rPr>
        <w:t xml:space="preserve"> מתחייב</w:t>
      </w:r>
      <w:r>
        <w:rPr>
          <w:rFonts w:cs="David" w:hint="cs"/>
          <w:sz w:val="24"/>
          <w:szCs w:val="24"/>
          <w:rtl/>
        </w:rPr>
        <w:t>ת לשתף פעולה עם המשרד</w:t>
      </w:r>
      <w:r w:rsidRPr="00D854B6">
        <w:rPr>
          <w:rFonts w:cs="David" w:hint="cs"/>
          <w:sz w:val="24"/>
          <w:szCs w:val="24"/>
          <w:rtl/>
        </w:rPr>
        <w:t xml:space="preserve"> ועם כל רשויות המדינה הרלבנטיות לצורך ההכרזה על ה</w:t>
      </w:r>
      <w:r>
        <w:rPr>
          <w:rFonts w:cs="David" w:hint="cs"/>
          <w:sz w:val="24"/>
          <w:szCs w:val="24"/>
          <w:rtl/>
        </w:rPr>
        <w:t>חברה המפעילה</w:t>
      </w:r>
      <w:r w:rsidRPr="00D854B6">
        <w:rPr>
          <w:rFonts w:cs="David" w:hint="cs"/>
          <w:sz w:val="24"/>
          <w:szCs w:val="24"/>
          <w:rtl/>
        </w:rPr>
        <w:t xml:space="preserve"> ועל קבלני המשנה של</w:t>
      </w:r>
      <w:r>
        <w:rPr>
          <w:rFonts w:cs="David" w:hint="cs"/>
          <w:sz w:val="24"/>
          <w:szCs w:val="24"/>
          <w:rtl/>
        </w:rPr>
        <w:t>ה</w:t>
      </w:r>
      <w:r w:rsidRPr="00D854B6">
        <w:rPr>
          <w:rFonts w:cs="David" w:hint="cs"/>
          <w:sz w:val="24"/>
          <w:szCs w:val="24"/>
          <w:rtl/>
        </w:rPr>
        <w:t xml:space="preserve"> כמפעל חיוני. </w:t>
      </w:r>
    </w:p>
    <w:p w:rsidR="00FE49F7" w:rsidRDefault="00FE49F7" w:rsidP="00853317">
      <w:pPr>
        <w:pStyle w:val="ListParagraph"/>
        <w:numPr>
          <w:ilvl w:val="1"/>
          <w:numId w:val="41"/>
        </w:numPr>
        <w:spacing w:before="100" w:beforeAutospacing="1" w:after="100" w:afterAutospacing="1" w:line="360" w:lineRule="auto"/>
        <w:ind w:left="1570"/>
        <w:jc w:val="both"/>
        <w:rPr>
          <w:rFonts w:cs="David"/>
          <w:sz w:val="24"/>
          <w:szCs w:val="24"/>
        </w:rPr>
      </w:pPr>
      <w:r w:rsidRPr="00D854B6">
        <w:rPr>
          <w:rFonts w:cs="David" w:hint="cs"/>
          <w:sz w:val="24"/>
          <w:szCs w:val="24"/>
          <w:rtl/>
        </w:rPr>
        <w:t>ה</w:t>
      </w:r>
      <w:r>
        <w:rPr>
          <w:rFonts w:cs="David" w:hint="cs"/>
          <w:sz w:val="24"/>
          <w:szCs w:val="24"/>
          <w:rtl/>
        </w:rPr>
        <w:t>חברה המפעילה</w:t>
      </w:r>
      <w:r w:rsidRPr="00D854B6">
        <w:rPr>
          <w:rFonts w:cs="David" w:hint="cs"/>
          <w:sz w:val="24"/>
          <w:szCs w:val="24"/>
          <w:rtl/>
        </w:rPr>
        <w:t xml:space="preserve"> מתחייב</w:t>
      </w:r>
      <w:r>
        <w:rPr>
          <w:rFonts w:cs="David" w:hint="cs"/>
          <w:sz w:val="24"/>
          <w:szCs w:val="24"/>
          <w:rtl/>
        </w:rPr>
        <w:t>ת</w:t>
      </w:r>
      <w:r w:rsidRPr="00D854B6">
        <w:rPr>
          <w:rFonts w:cs="David" w:hint="cs"/>
          <w:sz w:val="24"/>
          <w:szCs w:val="24"/>
          <w:rtl/>
        </w:rPr>
        <w:t xml:space="preserve"> לקרוא לכל מי מבין כח האדם </w:t>
      </w:r>
      <w:r w:rsidR="000219BE">
        <w:rPr>
          <w:rFonts w:cs="David" w:hint="cs"/>
          <w:sz w:val="24"/>
          <w:szCs w:val="24"/>
          <w:rtl/>
        </w:rPr>
        <w:t>העומד לרשותה</w:t>
      </w:r>
      <w:r w:rsidRPr="00D854B6">
        <w:rPr>
          <w:rFonts w:cs="David" w:hint="cs"/>
          <w:sz w:val="24"/>
          <w:szCs w:val="24"/>
          <w:rtl/>
        </w:rPr>
        <w:t>, לרבות עובדי</w:t>
      </w:r>
      <w:r w:rsidR="000219BE">
        <w:rPr>
          <w:rFonts w:cs="David" w:hint="cs"/>
          <w:sz w:val="24"/>
          <w:szCs w:val="24"/>
          <w:rtl/>
        </w:rPr>
        <w:t>ה</w:t>
      </w:r>
      <w:r w:rsidRPr="00D854B6">
        <w:rPr>
          <w:rFonts w:cs="David" w:hint="cs"/>
          <w:sz w:val="24"/>
          <w:szCs w:val="24"/>
          <w:rtl/>
        </w:rPr>
        <w:t xml:space="preserve"> וקבלני המשנה של</w:t>
      </w:r>
      <w:r>
        <w:rPr>
          <w:rFonts w:cs="David" w:hint="cs"/>
          <w:sz w:val="24"/>
          <w:szCs w:val="24"/>
          <w:rtl/>
        </w:rPr>
        <w:t>ה</w:t>
      </w:r>
      <w:r w:rsidRPr="00D854B6">
        <w:rPr>
          <w:rFonts w:cs="David" w:hint="cs"/>
          <w:sz w:val="24"/>
          <w:szCs w:val="24"/>
          <w:rtl/>
        </w:rPr>
        <w:t>, לשירות עבודה לפי חוק שירות עבודה בשעת חירום, תשכ"ז-1967, בכל עת שיידרש לכך.</w:t>
      </w:r>
    </w:p>
    <w:p w:rsidR="00FE49F7" w:rsidRPr="00D854B6" w:rsidRDefault="00FE49F7" w:rsidP="00853317">
      <w:pPr>
        <w:pStyle w:val="ListParagraph"/>
        <w:numPr>
          <w:ilvl w:val="1"/>
          <w:numId w:val="41"/>
        </w:numPr>
        <w:spacing w:before="100" w:beforeAutospacing="1" w:after="100" w:afterAutospacing="1" w:line="360" w:lineRule="auto"/>
        <w:ind w:left="1570"/>
        <w:jc w:val="both"/>
        <w:rPr>
          <w:rFonts w:cs="David"/>
          <w:sz w:val="24"/>
          <w:szCs w:val="24"/>
        </w:rPr>
      </w:pPr>
      <w:r>
        <w:rPr>
          <w:rFonts w:cs="David" w:hint="cs"/>
          <w:color w:val="000000"/>
          <w:sz w:val="24"/>
          <w:szCs w:val="24"/>
          <w:rtl/>
        </w:rPr>
        <w:t>מבלי לגרוע מאחריותה</w:t>
      </w:r>
      <w:r w:rsidRPr="00D854B6">
        <w:rPr>
          <w:rFonts w:cs="David" w:hint="cs"/>
          <w:color w:val="000000"/>
          <w:sz w:val="24"/>
          <w:szCs w:val="24"/>
          <w:rtl/>
        </w:rPr>
        <w:t>, מתחייב</w:t>
      </w:r>
      <w:r>
        <w:rPr>
          <w:rFonts w:cs="David" w:hint="cs"/>
          <w:color w:val="000000"/>
          <w:sz w:val="24"/>
          <w:szCs w:val="24"/>
          <w:rtl/>
        </w:rPr>
        <w:t>ת</w:t>
      </w:r>
      <w:r w:rsidRPr="00D854B6">
        <w:rPr>
          <w:rFonts w:cs="David" w:hint="cs"/>
          <w:color w:val="000000"/>
          <w:sz w:val="24"/>
          <w:szCs w:val="24"/>
          <w:rtl/>
        </w:rPr>
        <w:t xml:space="preserve"> בזאת </w:t>
      </w:r>
      <w:r w:rsidRPr="00D854B6">
        <w:rPr>
          <w:rFonts w:cs="David" w:hint="cs"/>
          <w:sz w:val="24"/>
          <w:szCs w:val="24"/>
          <w:rtl/>
        </w:rPr>
        <w:t>ה</w:t>
      </w:r>
      <w:r>
        <w:rPr>
          <w:rFonts w:cs="David" w:hint="cs"/>
          <w:sz w:val="24"/>
          <w:szCs w:val="24"/>
          <w:rtl/>
        </w:rPr>
        <w:t>חברה המפעילה</w:t>
      </w:r>
      <w:r w:rsidRPr="00D854B6">
        <w:rPr>
          <w:rFonts w:cs="David" w:hint="cs"/>
          <w:color w:val="000000"/>
          <w:sz w:val="24"/>
          <w:szCs w:val="24"/>
          <w:rtl/>
        </w:rPr>
        <w:t xml:space="preserve"> לעדכן ולדווח למשרד מיד על כל שינוי ו/או מניעה שהתעוררו או שיש חשש שיתעוררו ואשר עלולים להשפיע על אפשרות אספקת השירותים בעיתות משבר, במצבי חירום, במצבי ביניים, בתרגול, בלחימה, בפעילות מוגברת ובנסיבות מיוחדות אחרות, וכן מתחייב</w:t>
      </w:r>
      <w:r>
        <w:rPr>
          <w:rFonts w:cs="David" w:hint="cs"/>
          <w:color w:val="000000"/>
          <w:sz w:val="24"/>
          <w:szCs w:val="24"/>
          <w:rtl/>
        </w:rPr>
        <w:t>ת</w:t>
      </w:r>
      <w:r w:rsidRPr="00D854B6">
        <w:rPr>
          <w:rFonts w:cs="David" w:hint="cs"/>
          <w:color w:val="000000"/>
          <w:sz w:val="24"/>
          <w:szCs w:val="24"/>
          <w:rtl/>
        </w:rPr>
        <w:t xml:space="preserve"> </w:t>
      </w:r>
      <w:r w:rsidRPr="00D854B6">
        <w:rPr>
          <w:rFonts w:cs="David" w:hint="cs"/>
          <w:sz w:val="24"/>
          <w:szCs w:val="24"/>
          <w:rtl/>
        </w:rPr>
        <w:t>ה</w:t>
      </w:r>
      <w:r>
        <w:rPr>
          <w:rFonts w:cs="David" w:hint="cs"/>
          <w:sz w:val="24"/>
          <w:szCs w:val="24"/>
          <w:rtl/>
        </w:rPr>
        <w:t>חברה המפעילה</w:t>
      </w:r>
      <w:r w:rsidRPr="00D854B6">
        <w:rPr>
          <w:rFonts w:cs="David" w:hint="cs"/>
          <w:color w:val="000000"/>
          <w:sz w:val="24"/>
          <w:szCs w:val="24"/>
          <w:rtl/>
        </w:rPr>
        <w:t xml:space="preserve"> לקיים את הנחיות המשרד בנוגע לכך.</w:t>
      </w:r>
    </w:p>
    <w:p w:rsidR="00FE49F7" w:rsidRPr="00D854B6" w:rsidRDefault="00FE49F7" w:rsidP="00853317">
      <w:pPr>
        <w:pStyle w:val="ListParagraph"/>
        <w:numPr>
          <w:ilvl w:val="1"/>
          <w:numId w:val="41"/>
        </w:numPr>
        <w:spacing w:before="100" w:beforeAutospacing="1" w:after="100" w:afterAutospacing="1" w:line="360" w:lineRule="auto"/>
        <w:ind w:left="1570"/>
        <w:jc w:val="both"/>
        <w:rPr>
          <w:rFonts w:cs="David"/>
          <w:sz w:val="24"/>
          <w:szCs w:val="24"/>
        </w:rPr>
      </w:pPr>
      <w:r w:rsidRPr="00D854B6">
        <w:rPr>
          <w:rFonts w:cs="David" w:hint="cs"/>
          <w:sz w:val="24"/>
          <w:szCs w:val="24"/>
          <w:rtl/>
        </w:rPr>
        <w:t>ה</w:t>
      </w:r>
      <w:r>
        <w:rPr>
          <w:rFonts w:cs="David" w:hint="cs"/>
          <w:sz w:val="24"/>
          <w:szCs w:val="24"/>
          <w:rtl/>
        </w:rPr>
        <w:t>חברה המפעילה</w:t>
      </w:r>
      <w:r w:rsidRPr="00D854B6">
        <w:rPr>
          <w:rFonts w:cs="David" w:hint="cs"/>
          <w:color w:val="000000"/>
          <w:sz w:val="24"/>
          <w:szCs w:val="24"/>
          <w:rtl/>
        </w:rPr>
        <w:t xml:space="preserve"> </w:t>
      </w:r>
      <w:r>
        <w:rPr>
          <w:rFonts w:cs="David" w:hint="cs"/>
          <w:color w:val="000000"/>
          <w:sz w:val="24"/>
          <w:szCs w:val="24"/>
          <w:rtl/>
        </w:rPr>
        <w:t>ת</w:t>
      </w:r>
      <w:r w:rsidRPr="00D854B6">
        <w:rPr>
          <w:rFonts w:cs="David" w:hint="cs"/>
          <w:color w:val="000000"/>
          <w:sz w:val="24"/>
          <w:szCs w:val="24"/>
          <w:rtl/>
        </w:rPr>
        <w:t xml:space="preserve">עביר למשרד רשימת עובדים לצורך ריתוק משקי </w:t>
      </w:r>
      <w:r w:rsidR="00F5723A">
        <w:rPr>
          <w:rFonts w:cs="David" w:hint="cs"/>
          <w:color w:val="000000"/>
          <w:sz w:val="24"/>
          <w:szCs w:val="24"/>
          <w:rtl/>
        </w:rPr>
        <w:t>למצב</w:t>
      </w:r>
      <w:r w:rsidRPr="00D854B6">
        <w:rPr>
          <w:rFonts w:cs="David" w:hint="cs"/>
          <w:color w:val="000000"/>
          <w:sz w:val="24"/>
          <w:szCs w:val="24"/>
          <w:rtl/>
        </w:rPr>
        <w:t xml:space="preserve"> חירום שיתבצע לפי שיקול דעת המשרד. כמו כן, </w:t>
      </w:r>
      <w:r w:rsidRPr="00D854B6">
        <w:rPr>
          <w:rFonts w:cs="David" w:hint="cs"/>
          <w:sz w:val="24"/>
          <w:szCs w:val="24"/>
          <w:rtl/>
        </w:rPr>
        <w:t>ה</w:t>
      </w:r>
      <w:r>
        <w:rPr>
          <w:rFonts w:cs="David" w:hint="cs"/>
          <w:sz w:val="24"/>
          <w:szCs w:val="24"/>
          <w:rtl/>
        </w:rPr>
        <w:t>חברה המפעילה</w:t>
      </w:r>
      <w:r w:rsidRPr="00D854B6">
        <w:rPr>
          <w:rFonts w:cs="David" w:hint="cs"/>
          <w:color w:val="000000"/>
          <w:sz w:val="24"/>
          <w:szCs w:val="24"/>
          <w:rtl/>
        </w:rPr>
        <w:t xml:space="preserve"> </w:t>
      </w:r>
      <w:r>
        <w:rPr>
          <w:rFonts w:cs="David" w:hint="cs"/>
          <w:color w:val="000000"/>
          <w:sz w:val="24"/>
          <w:szCs w:val="24"/>
          <w:rtl/>
        </w:rPr>
        <w:t>ת</w:t>
      </w:r>
      <w:r w:rsidRPr="00D854B6">
        <w:rPr>
          <w:rFonts w:cs="David" w:hint="cs"/>
          <w:color w:val="000000"/>
          <w:sz w:val="24"/>
          <w:szCs w:val="24"/>
          <w:rtl/>
        </w:rPr>
        <w:t>שתף פעולה עם המשרד ו</w:t>
      </w:r>
      <w:r>
        <w:rPr>
          <w:rFonts w:cs="David" w:hint="cs"/>
          <w:color w:val="000000"/>
          <w:sz w:val="24"/>
          <w:szCs w:val="24"/>
          <w:rtl/>
        </w:rPr>
        <w:t>ת</w:t>
      </w:r>
      <w:r w:rsidRPr="00D854B6">
        <w:rPr>
          <w:rFonts w:cs="David" w:hint="cs"/>
          <w:color w:val="000000"/>
          <w:sz w:val="24"/>
          <w:szCs w:val="24"/>
          <w:rtl/>
        </w:rPr>
        <w:t>חתום על כל מסמך ו</w:t>
      </w:r>
      <w:r>
        <w:rPr>
          <w:rFonts w:cs="David" w:hint="cs"/>
          <w:color w:val="000000"/>
          <w:sz w:val="24"/>
          <w:szCs w:val="24"/>
          <w:rtl/>
        </w:rPr>
        <w:t>ת</w:t>
      </w:r>
      <w:r w:rsidRPr="00D854B6">
        <w:rPr>
          <w:rFonts w:cs="David" w:hint="cs"/>
          <w:color w:val="000000"/>
          <w:sz w:val="24"/>
          <w:szCs w:val="24"/>
          <w:rtl/>
        </w:rPr>
        <w:t>מסור כל מידע שיידרש לצורך הכרזת</w:t>
      </w:r>
      <w:r>
        <w:rPr>
          <w:rFonts w:cs="David" w:hint="cs"/>
          <w:color w:val="000000"/>
          <w:sz w:val="24"/>
          <w:szCs w:val="24"/>
          <w:rtl/>
        </w:rPr>
        <w:t>ה</w:t>
      </w:r>
      <w:r w:rsidRPr="00D854B6">
        <w:rPr>
          <w:rFonts w:cs="David" w:hint="cs"/>
          <w:color w:val="000000"/>
          <w:sz w:val="24"/>
          <w:szCs w:val="24"/>
          <w:rtl/>
        </w:rPr>
        <w:t xml:space="preserve"> והכרזת קבלני המשנה הרלבנטיים של</w:t>
      </w:r>
      <w:r>
        <w:rPr>
          <w:rFonts w:cs="David" w:hint="cs"/>
          <w:color w:val="000000"/>
          <w:sz w:val="24"/>
          <w:szCs w:val="24"/>
          <w:rtl/>
        </w:rPr>
        <w:t>ה</w:t>
      </w:r>
      <w:r w:rsidRPr="00D854B6">
        <w:rPr>
          <w:rFonts w:cs="David" w:hint="cs"/>
          <w:color w:val="000000"/>
          <w:sz w:val="24"/>
          <w:szCs w:val="24"/>
          <w:rtl/>
        </w:rPr>
        <w:t xml:space="preserve"> כמפעל חיוני לצורך ריתוק משקי </w:t>
      </w:r>
      <w:r w:rsidR="00F5723A">
        <w:rPr>
          <w:rFonts w:cs="David" w:hint="cs"/>
          <w:color w:val="000000"/>
          <w:sz w:val="24"/>
          <w:szCs w:val="24"/>
          <w:rtl/>
        </w:rPr>
        <w:t>במצב</w:t>
      </w:r>
      <w:r w:rsidRPr="00D854B6">
        <w:rPr>
          <w:rFonts w:cs="David" w:hint="cs"/>
          <w:color w:val="000000"/>
          <w:sz w:val="24"/>
          <w:szCs w:val="24"/>
          <w:rtl/>
        </w:rPr>
        <w:t xml:space="preserve"> חירום ובכלל זה מידע על העובדים הרלבנטיים של</w:t>
      </w:r>
      <w:r>
        <w:rPr>
          <w:rFonts w:cs="David" w:hint="cs"/>
          <w:color w:val="000000"/>
          <w:sz w:val="24"/>
          <w:szCs w:val="24"/>
          <w:rtl/>
        </w:rPr>
        <w:t>ה ושל קבלני המשנה שלה</w:t>
      </w:r>
      <w:r w:rsidRPr="00D854B6">
        <w:rPr>
          <w:rFonts w:cs="David" w:hint="cs"/>
          <w:color w:val="000000"/>
          <w:sz w:val="24"/>
          <w:szCs w:val="24"/>
          <w:rtl/>
        </w:rPr>
        <w:t>.</w:t>
      </w:r>
    </w:p>
    <w:p w:rsidR="00FE49F7" w:rsidRPr="00D854B6" w:rsidRDefault="00FE49F7" w:rsidP="00853317">
      <w:pPr>
        <w:pStyle w:val="ListParagraph"/>
        <w:numPr>
          <w:ilvl w:val="1"/>
          <w:numId w:val="41"/>
        </w:numPr>
        <w:spacing w:before="100" w:beforeAutospacing="1" w:after="100" w:afterAutospacing="1" w:line="360" w:lineRule="auto"/>
        <w:ind w:left="1570"/>
        <w:jc w:val="both"/>
        <w:rPr>
          <w:rFonts w:cs="David"/>
          <w:sz w:val="24"/>
          <w:szCs w:val="24"/>
        </w:rPr>
      </w:pPr>
      <w:r w:rsidRPr="00D854B6">
        <w:rPr>
          <w:rFonts w:cs="David" w:hint="cs"/>
          <w:sz w:val="24"/>
          <w:szCs w:val="24"/>
          <w:rtl/>
        </w:rPr>
        <w:t>ה</w:t>
      </w:r>
      <w:r>
        <w:rPr>
          <w:rFonts w:cs="David" w:hint="cs"/>
          <w:sz w:val="24"/>
          <w:szCs w:val="24"/>
          <w:rtl/>
        </w:rPr>
        <w:t>חברה המפעילה</w:t>
      </w:r>
      <w:r w:rsidRPr="00D854B6">
        <w:rPr>
          <w:rFonts w:cs="David" w:hint="cs"/>
          <w:color w:val="000000"/>
          <w:sz w:val="24"/>
          <w:szCs w:val="24"/>
          <w:rtl/>
        </w:rPr>
        <w:t xml:space="preserve"> מתחייב</w:t>
      </w:r>
      <w:r>
        <w:rPr>
          <w:rFonts w:cs="David" w:hint="cs"/>
          <w:color w:val="000000"/>
          <w:sz w:val="24"/>
          <w:szCs w:val="24"/>
          <w:rtl/>
        </w:rPr>
        <w:t>ת</w:t>
      </w:r>
      <w:r w:rsidRPr="00D854B6">
        <w:rPr>
          <w:rFonts w:cs="David" w:hint="cs"/>
          <w:color w:val="000000"/>
          <w:sz w:val="24"/>
          <w:szCs w:val="24"/>
          <w:rtl/>
        </w:rPr>
        <w:t xml:space="preserve"> לשתף פעולה באופן מלא בכל תרגול אשר י</w:t>
      </w:r>
      <w:r>
        <w:rPr>
          <w:rFonts w:cs="David" w:hint="cs"/>
          <w:color w:val="000000"/>
          <w:sz w:val="24"/>
          <w:szCs w:val="24"/>
          <w:rtl/>
        </w:rPr>
        <w:t>יערך ע"י המשרד לשם בחינת כשירותה והיערכותה</w:t>
      </w:r>
      <w:r w:rsidRPr="00D854B6">
        <w:rPr>
          <w:rFonts w:cs="David" w:hint="cs"/>
          <w:color w:val="000000"/>
          <w:sz w:val="24"/>
          <w:szCs w:val="24"/>
          <w:rtl/>
        </w:rPr>
        <w:t xml:space="preserve"> של </w:t>
      </w:r>
      <w:r w:rsidRPr="00D854B6">
        <w:rPr>
          <w:rFonts w:cs="David" w:hint="cs"/>
          <w:sz w:val="24"/>
          <w:szCs w:val="24"/>
          <w:rtl/>
        </w:rPr>
        <w:t>ה</w:t>
      </w:r>
      <w:r>
        <w:rPr>
          <w:rFonts w:cs="David" w:hint="cs"/>
          <w:sz w:val="24"/>
          <w:szCs w:val="24"/>
          <w:rtl/>
        </w:rPr>
        <w:t>חברה המפעילה</w:t>
      </w:r>
      <w:r w:rsidRPr="00D854B6">
        <w:rPr>
          <w:rFonts w:cs="David" w:hint="cs"/>
          <w:color w:val="000000"/>
          <w:sz w:val="24"/>
          <w:szCs w:val="24"/>
          <w:rtl/>
        </w:rPr>
        <w:t xml:space="preserve"> למתן השירותים בחירום.</w:t>
      </w:r>
    </w:p>
    <w:p w:rsidR="00FE49F7" w:rsidRDefault="00FE49F7" w:rsidP="00853317">
      <w:pPr>
        <w:pStyle w:val="ListParagraph"/>
        <w:numPr>
          <w:ilvl w:val="1"/>
          <w:numId w:val="41"/>
        </w:numPr>
        <w:spacing w:before="100" w:beforeAutospacing="1" w:after="100" w:afterAutospacing="1" w:line="360" w:lineRule="auto"/>
        <w:ind w:left="1570"/>
        <w:jc w:val="both"/>
        <w:rPr>
          <w:rFonts w:cs="David"/>
          <w:sz w:val="24"/>
          <w:szCs w:val="24"/>
        </w:rPr>
      </w:pPr>
      <w:r w:rsidRPr="00E73CAC">
        <w:rPr>
          <w:rFonts w:cs="David" w:hint="cs"/>
          <w:sz w:val="24"/>
          <w:szCs w:val="24"/>
          <w:rtl/>
        </w:rPr>
        <w:t>היה וה</w:t>
      </w:r>
      <w:r>
        <w:rPr>
          <w:rFonts w:cs="David" w:hint="cs"/>
          <w:sz w:val="24"/>
          <w:szCs w:val="24"/>
          <w:rtl/>
        </w:rPr>
        <w:t>חברה המפעילה</w:t>
      </w:r>
      <w:r w:rsidRPr="00E73CAC">
        <w:rPr>
          <w:rFonts w:cs="David" w:hint="cs"/>
          <w:sz w:val="24"/>
          <w:szCs w:val="24"/>
          <w:rtl/>
        </w:rPr>
        <w:t xml:space="preserve"> </w:t>
      </w:r>
      <w:r>
        <w:rPr>
          <w:rFonts w:cs="David" w:hint="cs"/>
          <w:sz w:val="24"/>
          <w:szCs w:val="24"/>
          <w:rtl/>
        </w:rPr>
        <w:t>ת</w:t>
      </w:r>
      <w:r w:rsidRPr="00E73CAC">
        <w:rPr>
          <w:rFonts w:cs="David" w:hint="cs"/>
          <w:sz w:val="24"/>
          <w:szCs w:val="24"/>
          <w:rtl/>
        </w:rPr>
        <w:t>ודיע למשרד כי אין ביכולת</w:t>
      </w:r>
      <w:r>
        <w:rPr>
          <w:rFonts w:cs="David" w:hint="cs"/>
          <w:sz w:val="24"/>
          <w:szCs w:val="24"/>
          <w:rtl/>
        </w:rPr>
        <w:t>ה</w:t>
      </w:r>
      <w:r w:rsidRPr="00E73CAC">
        <w:rPr>
          <w:rFonts w:cs="David" w:hint="cs"/>
          <w:sz w:val="24"/>
          <w:szCs w:val="24"/>
          <w:rtl/>
        </w:rPr>
        <w:t xml:space="preserve"> לתת שירותים באזור מס</w:t>
      </w:r>
      <w:r>
        <w:rPr>
          <w:rFonts w:cs="David" w:hint="cs"/>
          <w:sz w:val="24"/>
          <w:szCs w:val="24"/>
          <w:rtl/>
        </w:rPr>
        <w:t>וים עקב מצב חירום או מצב ביניים</w:t>
      </w:r>
      <w:r w:rsidRPr="00E73CAC">
        <w:rPr>
          <w:rFonts w:cs="David" w:hint="cs"/>
          <w:sz w:val="24"/>
          <w:szCs w:val="24"/>
          <w:rtl/>
        </w:rPr>
        <w:t>, רשאי המשרד, לפי שיקול דעתו הבלעדי, להתיר ל</w:t>
      </w:r>
      <w:r>
        <w:rPr>
          <w:rFonts w:cs="David" w:hint="cs"/>
          <w:sz w:val="24"/>
          <w:szCs w:val="24"/>
          <w:rtl/>
        </w:rPr>
        <w:t>חברה המפעילה</w:t>
      </w:r>
      <w:r w:rsidRPr="00E73CAC">
        <w:rPr>
          <w:rFonts w:cs="David" w:hint="cs"/>
          <w:sz w:val="24"/>
          <w:szCs w:val="24"/>
          <w:rtl/>
        </w:rPr>
        <w:t xml:space="preserve"> להעניק את השירותים באזור סמוך אחר. </w:t>
      </w:r>
    </w:p>
    <w:p w:rsidR="00FE49F7" w:rsidRPr="001F5293" w:rsidRDefault="00FE49F7" w:rsidP="00853317">
      <w:pPr>
        <w:pStyle w:val="ListParagraph"/>
        <w:numPr>
          <w:ilvl w:val="1"/>
          <w:numId w:val="41"/>
        </w:numPr>
        <w:spacing w:before="100" w:beforeAutospacing="1" w:after="100" w:afterAutospacing="1" w:line="360" w:lineRule="auto"/>
        <w:ind w:left="1570"/>
        <w:jc w:val="both"/>
        <w:rPr>
          <w:rFonts w:cs="David"/>
          <w:sz w:val="24"/>
          <w:szCs w:val="24"/>
        </w:rPr>
      </w:pPr>
      <w:r w:rsidRPr="00C648C1">
        <w:rPr>
          <w:rFonts w:cs="David" w:hint="eastAsia"/>
          <w:sz w:val="24"/>
          <w:szCs w:val="24"/>
          <w:rtl/>
        </w:rPr>
        <w:t>החברה</w:t>
      </w:r>
      <w:r w:rsidRPr="00C648C1">
        <w:rPr>
          <w:rFonts w:cs="David"/>
          <w:sz w:val="24"/>
          <w:szCs w:val="24"/>
          <w:rtl/>
        </w:rPr>
        <w:t xml:space="preserve"> המפעילה נדרשת </w:t>
      </w:r>
      <w:r w:rsidRPr="00C648C1">
        <w:rPr>
          <w:rFonts w:cs="David" w:hint="eastAsia"/>
          <w:sz w:val="24"/>
          <w:szCs w:val="24"/>
          <w:rtl/>
        </w:rPr>
        <w:t>להסיר</w:t>
      </w:r>
      <w:r w:rsidRPr="00C648C1">
        <w:rPr>
          <w:rFonts w:cs="David"/>
          <w:sz w:val="24"/>
          <w:szCs w:val="24"/>
          <w:rtl/>
        </w:rPr>
        <w:t xml:space="preserve"> </w:t>
      </w:r>
      <w:r w:rsidRPr="00C648C1">
        <w:rPr>
          <w:rFonts w:cs="David" w:hint="eastAsia"/>
          <w:sz w:val="24"/>
          <w:szCs w:val="24"/>
          <w:rtl/>
        </w:rPr>
        <w:t>את</w:t>
      </w:r>
      <w:r w:rsidRPr="00C648C1">
        <w:rPr>
          <w:rFonts w:cs="David"/>
          <w:sz w:val="24"/>
          <w:szCs w:val="24"/>
          <w:rtl/>
        </w:rPr>
        <w:t xml:space="preserve"> מגבלת התדלוק מכלל רכבי המשרד ב</w:t>
      </w:r>
      <w:r w:rsidRPr="00C648C1">
        <w:rPr>
          <w:rFonts w:cs="David" w:hint="eastAsia"/>
          <w:sz w:val="24"/>
          <w:szCs w:val="24"/>
          <w:rtl/>
        </w:rPr>
        <w:t>מצבי</w:t>
      </w:r>
      <w:r w:rsidRPr="00C648C1">
        <w:rPr>
          <w:rFonts w:cs="David"/>
          <w:sz w:val="24"/>
          <w:szCs w:val="24"/>
          <w:rtl/>
        </w:rPr>
        <w:t xml:space="preserve"> ביניים ומצבי </w:t>
      </w:r>
      <w:r w:rsidRPr="00C648C1">
        <w:rPr>
          <w:rFonts w:cs="David" w:hint="eastAsia"/>
          <w:sz w:val="24"/>
          <w:szCs w:val="24"/>
          <w:rtl/>
        </w:rPr>
        <w:t>חירום</w:t>
      </w:r>
      <w:r w:rsidRPr="00C648C1">
        <w:rPr>
          <w:rFonts w:cs="David"/>
          <w:sz w:val="24"/>
          <w:szCs w:val="24"/>
          <w:rtl/>
        </w:rPr>
        <w:t xml:space="preserve">, </w:t>
      </w:r>
      <w:r w:rsidRPr="00C648C1">
        <w:rPr>
          <w:rFonts w:cs="David" w:hint="eastAsia"/>
          <w:sz w:val="24"/>
          <w:szCs w:val="24"/>
          <w:rtl/>
        </w:rPr>
        <w:t>בהתאם</w:t>
      </w:r>
      <w:r w:rsidRPr="00C648C1">
        <w:rPr>
          <w:rFonts w:cs="David"/>
          <w:sz w:val="24"/>
          <w:szCs w:val="24"/>
          <w:rtl/>
        </w:rPr>
        <w:t xml:space="preserve"> </w:t>
      </w:r>
      <w:r w:rsidR="00F5723A">
        <w:rPr>
          <w:rFonts w:cs="David" w:hint="cs"/>
          <w:sz w:val="24"/>
          <w:szCs w:val="24"/>
          <w:rtl/>
        </w:rPr>
        <w:t xml:space="preserve">להנחיית </w:t>
      </w:r>
      <w:r w:rsidR="00F5723A" w:rsidRPr="0010780A">
        <w:rPr>
          <w:rFonts w:ascii="Arial" w:hAnsi="Arial" w:cs="David" w:hint="cs"/>
          <w:sz w:val="24"/>
          <w:szCs w:val="24"/>
          <w:rtl/>
        </w:rPr>
        <w:t>הנציג המוסמך שיוגדר ע"י המזמין</w:t>
      </w:r>
      <w:r w:rsidRPr="00C648C1">
        <w:rPr>
          <w:rFonts w:cs="David"/>
          <w:sz w:val="24"/>
          <w:szCs w:val="24"/>
          <w:rtl/>
        </w:rPr>
        <w:t>.</w:t>
      </w:r>
      <w:r w:rsidR="0028754E">
        <w:rPr>
          <w:rFonts w:cs="David" w:hint="cs"/>
          <w:sz w:val="24"/>
          <w:szCs w:val="24"/>
          <w:rtl/>
        </w:rPr>
        <w:t xml:space="preserve"> </w:t>
      </w:r>
    </w:p>
    <w:p w:rsidR="00FE49F7" w:rsidRPr="00CB2758" w:rsidRDefault="00523F1F" w:rsidP="00853317">
      <w:pPr>
        <w:pStyle w:val="ListParagraph"/>
        <w:numPr>
          <w:ilvl w:val="1"/>
          <w:numId w:val="41"/>
        </w:numPr>
        <w:spacing w:before="100" w:beforeAutospacing="1" w:after="100" w:afterAutospacing="1" w:line="360" w:lineRule="auto"/>
        <w:ind w:left="1570"/>
        <w:jc w:val="both"/>
        <w:rPr>
          <w:rFonts w:cs="David"/>
          <w:sz w:val="24"/>
          <w:szCs w:val="24"/>
        </w:rPr>
      </w:pPr>
      <w:r w:rsidRPr="00CB2758">
        <w:rPr>
          <w:rFonts w:cs="David" w:hint="cs"/>
          <w:sz w:val="24"/>
          <w:szCs w:val="24"/>
          <w:rtl/>
        </w:rPr>
        <w:t xml:space="preserve">בהתאם להנחיית הנציג המוסמך שיוגדר על-ידי המזמין, במצבי ביניים ובמצב חירום, החברה המפעילה תפעיל את ההתקשרות אל מול חברות הדלק ותחנות הדלק החסומות עמן התקשרה בהתאם לסעיף 1.7.1.2, לטובת תדלוק רכבי המשרד באמצעות כרטיסי תדלוק או באמצעות התקני תדלוק, כפי שנעשה מול חברות הדלק בשגרה. המשרד יעביר לחברה המפעילה את רשימת חברות ואת </w:t>
      </w:r>
      <w:r w:rsidR="00CB2758" w:rsidRPr="00CB2758">
        <w:rPr>
          <w:rFonts w:cs="David" w:hint="cs"/>
          <w:sz w:val="24"/>
          <w:szCs w:val="24"/>
          <w:rtl/>
        </w:rPr>
        <w:t>תחנות הדלק הרלוונטיות.</w:t>
      </w:r>
    </w:p>
    <w:p w:rsidR="00FE49F7" w:rsidRPr="004117C3" w:rsidRDefault="00FE49F7" w:rsidP="00853317">
      <w:pPr>
        <w:spacing w:line="276" w:lineRule="auto"/>
        <w:ind w:left="570"/>
        <w:jc w:val="both"/>
        <w:rPr>
          <w:rFonts w:cs="David"/>
          <w:b/>
          <w:bCs/>
          <w:sz w:val="24"/>
          <w:szCs w:val="24"/>
          <w:u w:val="single"/>
          <w:rtl/>
        </w:rPr>
      </w:pPr>
    </w:p>
    <w:p w:rsidR="00FE49F7" w:rsidRPr="00C648C1" w:rsidRDefault="00FE49F7" w:rsidP="00853317">
      <w:pPr>
        <w:numPr>
          <w:ilvl w:val="0"/>
          <w:numId w:val="41"/>
        </w:numPr>
        <w:spacing w:line="276" w:lineRule="auto"/>
        <w:jc w:val="both"/>
        <w:rPr>
          <w:rFonts w:cs="David"/>
          <w:b/>
          <w:bCs/>
          <w:sz w:val="24"/>
          <w:szCs w:val="24"/>
          <w:u w:val="single"/>
          <w:rtl/>
        </w:rPr>
      </w:pPr>
      <w:r w:rsidRPr="00C648C1">
        <w:rPr>
          <w:rFonts w:cs="David" w:hint="eastAsia"/>
          <w:b/>
          <w:bCs/>
          <w:sz w:val="24"/>
          <w:szCs w:val="24"/>
          <w:u w:val="single"/>
          <w:rtl/>
        </w:rPr>
        <w:t>סיום</w:t>
      </w:r>
      <w:r w:rsidRPr="00C648C1">
        <w:rPr>
          <w:rFonts w:cs="David"/>
          <w:b/>
          <w:bCs/>
          <w:sz w:val="24"/>
          <w:szCs w:val="24"/>
          <w:u w:val="single"/>
          <w:rtl/>
        </w:rPr>
        <w:t xml:space="preserve"> </w:t>
      </w:r>
      <w:r w:rsidRPr="00D41F06">
        <w:rPr>
          <w:rFonts w:cs="David" w:hint="cs"/>
          <w:b/>
          <w:bCs/>
          <w:sz w:val="24"/>
          <w:szCs w:val="24"/>
          <w:u w:val="single"/>
          <w:rtl/>
        </w:rPr>
        <w:t>ההתקשרות עם החברה המפעילה</w:t>
      </w:r>
    </w:p>
    <w:p w:rsidR="005A0713" w:rsidRDefault="005A0713" w:rsidP="00853317">
      <w:pPr>
        <w:pStyle w:val="ListParagraph"/>
        <w:numPr>
          <w:ilvl w:val="1"/>
          <w:numId w:val="41"/>
        </w:numPr>
        <w:spacing w:before="100" w:beforeAutospacing="1" w:after="100" w:afterAutospacing="1" w:line="360" w:lineRule="auto"/>
        <w:ind w:left="1570"/>
        <w:jc w:val="both"/>
        <w:rPr>
          <w:rFonts w:cs="David" w:hint="cs"/>
          <w:sz w:val="24"/>
          <w:szCs w:val="24"/>
        </w:rPr>
      </w:pPr>
      <w:r>
        <w:rPr>
          <w:rFonts w:cs="David" w:hint="cs"/>
          <w:sz w:val="24"/>
          <w:szCs w:val="24"/>
          <w:rtl/>
        </w:rPr>
        <w:t xml:space="preserve">אופן סיום ההתקשרות בין המזמין לבין החברה המפעילה יוגדר </w:t>
      </w:r>
      <w:r w:rsidRPr="00892F2F">
        <w:rPr>
          <w:rFonts w:cs="David"/>
          <w:sz w:val="24"/>
          <w:szCs w:val="24"/>
          <w:rtl/>
        </w:rPr>
        <w:t xml:space="preserve">בנוהל </w:t>
      </w:r>
      <w:r>
        <w:rPr>
          <w:rFonts w:cs="David" w:hint="cs"/>
          <w:sz w:val="24"/>
          <w:szCs w:val="24"/>
          <w:rtl/>
        </w:rPr>
        <w:t>ייעודי לכך שיגובש על-ידי המזמין החל  ממועד הוצאת ההזמנה</w:t>
      </w:r>
      <w:r w:rsidRPr="00892F2F">
        <w:rPr>
          <w:rFonts w:cs="David"/>
          <w:sz w:val="24"/>
          <w:szCs w:val="24"/>
          <w:rtl/>
        </w:rPr>
        <w:t xml:space="preserve">. </w:t>
      </w:r>
    </w:p>
    <w:p w:rsidR="00422343" w:rsidRPr="00A32FCC" w:rsidRDefault="00422343" w:rsidP="00853317">
      <w:pPr>
        <w:pStyle w:val="ListParagraph"/>
        <w:numPr>
          <w:ilvl w:val="1"/>
          <w:numId w:val="41"/>
        </w:numPr>
        <w:spacing w:before="100" w:beforeAutospacing="1" w:after="100" w:afterAutospacing="1" w:line="360" w:lineRule="auto"/>
        <w:ind w:left="1570"/>
        <w:jc w:val="both"/>
        <w:rPr>
          <w:rFonts w:cs="David"/>
          <w:sz w:val="24"/>
          <w:szCs w:val="24"/>
        </w:rPr>
      </w:pPr>
      <w:r>
        <w:rPr>
          <w:rFonts w:cs="David" w:hint="cs"/>
          <w:sz w:val="24"/>
          <w:szCs w:val="24"/>
          <w:rtl/>
        </w:rPr>
        <w:t>לצורך גיבוש ה</w:t>
      </w:r>
      <w:r w:rsidRPr="00A32FCC">
        <w:rPr>
          <w:rFonts w:cs="David" w:hint="cs"/>
          <w:sz w:val="24"/>
          <w:szCs w:val="24"/>
          <w:rtl/>
        </w:rPr>
        <w:t xml:space="preserve">נוהל, </w:t>
      </w:r>
      <w:r>
        <w:rPr>
          <w:rFonts w:cs="David" w:hint="cs"/>
          <w:sz w:val="24"/>
          <w:szCs w:val="24"/>
          <w:rtl/>
        </w:rPr>
        <w:t xml:space="preserve">מחוייבת </w:t>
      </w:r>
      <w:r w:rsidRPr="00A32FCC">
        <w:rPr>
          <w:rFonts w:cs="David" w:hint="cs"/>
          <w:sz w:val="24"/>
          <w:szCs w:val="24"/>
          <w:rtl/>
        </w:rPr>
        <w:t>החברה המפעילה</w:t>
      </w:r>
      <w:r>
        <w:rPr>
          <w:rFonts w:cs="David" w:hint="cs"/>
          <w:sz w:val="24"/>
          <w:szCs w:val="24"/>
          <w:rtl/>
        </w:rPr>
        <w:t xml:space="preserve"> לשתף פעולה עם המזמין ולהעביר לידיו את כלל המידע/ידע כמפורט בנספח  93  "תנאים כלליים להזמנת משרד הביטחון" המהווה חלק בלתי נפרד ממסמכי מכרז זה, לרבות הנתונים בדבר מנגנון האבטחה הנוסף וכן כל מידע שנמצא ברשותו הנוגע לחברות עמן התקשר במסגרת הסכם זה.  </w:t>
      </w:r>
      <w:r w:rsidRPr="00A32FCC">
        <w:rPr>
          <w:rFonts w:cs="David" w:hint="cs"/>
          <w:sz w:val="24"/>
          <w:szCs w:val="24"/>
          <w:rtl/>
        </w:rPr>
        <w:t xml:space="preserve"> </w:t>
      </w:r>
    </w:p>
    <w:p w:rsidR="00A32FCC" w:rsidRDefault="00A32FCC" w:rsidP="00853317">
      <w:pPr>
        <w:pStyle w:val="ListParagraph"/>
        <w:numPr>
          <w:ilvl w:val="1"/>
          <w:numId w:val="41"/>
        </w:numPr>
        <w:spacing w:before="100" w:beforeAutospacing="1" w:after="100" w:afterAutospacing="1" w:line="360" w:lineRule="auto"/>
        <w:ind w:left="1570"/>
        <w:jc w:val="both"/>
        <w:rPr>
          <w:rFonts w:cs="David"/>
          <w:sz w:val="24"/>
          <w:szCs w:val="24"/>
        </w:rPr>
      </w:pPr>
      <w:r>
        <w:rPr>
          <w:rFonts w:cs="David" w:hint="cs"/>
          <w:sz w:val="24"/>
          <w:szCs w:val="24"/>
          <w:rtl/>
        </w:rPr>
        <w:t xml:space="preserve">הנוהל יכלול בין היתר </w:t>
      </w:r>
      <w:r w:rsidRPr="00892F2F">
        <w:rPr>
          <w:rFonts w:cs="David"/>
          <w:sz w:val="24"/>
          <w:szCs w:val="24"/>
          <w:rtl/>
        </w:rPr>
        <w:t>התייחסות לשירותים ותהליכי העבודה הנדרשים לשם סיום התקשרות והעברת שליטה ואחריות לספק מחל</w:t>
      </w:r>
      <w:r>
        <w:rPr>
          <w:rFonts w:cs="David"/>
          <w:sz w:val="24"/>
          <w:szCs w:val="24"/>
          <w:rtl/>
        </w:rPr>
        <w:t>יף באופן מהיר, יעיל וללא הפרעות</w:t>
      </w:r>
      <w:r>
        <w:rPr>
          <w:rFonts w:cs="David" w:hint="cs"/>
          <w:sz w:val="24"/>
          <w:szCs w:val="24"/>
          <w:rtl/>
        </w:rPr>
        <w:t xml:space="preserve">, </w:t>
      </w:r>
      <w:r>
        <w:rPr>
          <w:rFonts w:cs="David"/>
          <w:sz w:val="24"/>
          <w:szCs w:val="24"/>
          <w:rtl/>
        </w:rPr>
        <w:t>להכשרת כוח האדם של הספק המחליף</w:t>
      </w:r>
      <w:r>
        <w:rPr>
          <w:rFonts w:cs="David" w:hint="cs"/>
          <w:sz w:val="24"/>
          <w:szCs w:val="24"/>
          <w:rtl/>
        </w:rPr>
        <w:t>,</w:t>
      </w:r>
      <w:r>
        <w:rPr>
          <w:rFonts w:cs="David"/>
          <w:sz w:val="24"/>
          <w:szCs w:val="24"/>
          <w:rtl/>
        </w:rPr>
        <w:t xml:space="preserve"> לסיום </w:t>
      </w:r>
      <w:r w:rsidRPr="00892F2F">
        <w:rPr>
          <w:rFonts w:cs="David"/>
          <w:sz w:val="24"/>
          <w:szCs w:val="24"/>
          <w:rtl/>
        </w:rPr>
        <w:t>תהליכי הסבת מערכו</w:t>
      </w:r>
      <w:r>
        <w:rPr>
          <w:rFonts w:cs="David"/>
          <w:sz w:val="24"/>
          <w:szCs w:val="24"/>
          <w:rtl/>
        </w:rPr>
        <w:t>ת ככל שידרש</w:t>
      </w:r>
      <w:r>
        <w:rPr>
          <w:rFonts w:cs="David" w:hint="cs"/>
          <w:sz w:val="24"/>
          <w:szCs w:val="24"/>
          <w:rtl/>
        </w:rPr>
        <w:t>,</w:t>
      </w:r>
      <w:r>
        <w:rPr>
          <w:rFonts w:cs="David"/>
          <w:sz w:val="24"/>
          <w:szCs w:val="24"/>
          <w:rtl/>
        </w:rPr>
        <w:t xml:space="preserve"> לסיוע בתהליכים טכניים</w:t>
      </w:r>
      <w:r>
        <w:rPr>
          <w:rFonts w:cs="David" w:hint="cs"/>
          <w:sz w:val="24"/>
          <w:szCs w:val="24"/>
          <w:rtl/>
        </w:rPr>
        <w:t>,</w:t>
      </w:r>
      <w:r w:rsidRPr="00892F2F">
        <w:rPr>
          <w:rFonts w:cs="David"/>
          <w:sz w:val="24"/>
          <w:szCs w:val="24"/>
          <w:rtl/>
        </w:rPr>
        <w:t xml:space="preserve"> לייעוץ כללי וכיוצא בזה. </w:t>
      </w:r>
    </w:p>
    <w:p w:rsidR="00422343" w:rsidRDefault="00422343" w:rsidP="00853317">
      <w:pPr>
        <w:pStyle w:val="ListParagraph"/>
        <w:numPr>
          <w:ilvl w:val="1"/>
          <w:numId w:val="41"/>
        </w:numPr>
        <w:spacing w:before="100" w:beforeAutospacing="1" w:after="100" w:afterAutospacing="1" w:line="360" w:lineRule="auto"/>
        <w:ind w:left="1570"/>
        <w:jc w:val="both"/>
        <w:rPr>
          <w:rFonts w:cs="David"/>
          <w:sz w:val="24"/>
          <w:szCs w:val="24"/>
        </w:rPr>
      </w:pPr>
      <w:r w:rsidRPr="00892F2F">
        <w:rPr>
          <w:rFonts w:cs="David" w:hint="eastAsia"/>
          <w:sz w:val="24"/>
          <w:szCs w:val="24"/>
          <w:rtl/>
        </w:rPr>
        <w:t>המזמין</w:t>
      </w:r>
      <w:r w:rsidRPr="00892F2F">
        <w:rPr>
          <w:rFonts w:cs="David"/>
          <w:sz w:val="24"/>
          <w:szCs w:val="24"/>
          <w:rtl/>
        </w:rPr>
        <w:t xml:space="preserve"> רשאי לעדכן את </w:t>
      </w:r>
      <w:r>
        <w:rPr>
          <w:rFonts w:cs="David" w:hint="cs"/>
          <w:sz w:val="24"/>
          <w:szCs w:val="24"/>
          <w:rtl/>
        </w:rPr>
        <w:t>ה</w:t>
      </w:r>
      <w:r w:rsidRPr="00892F2F">
        <w:rPr>
          <w:rFonts w:cs="David"/>
          <w:sz w:val="24"/>
          <w:szCs w:val="24"/>
          <w:rtl/>
        </w:rPr>
        <w:t xml:space="preserve">נוהל בהתאם לצרכים המשתנים של המזמין. </w:t>
      </w:r>
    </w:p>
    <w:p w:rsidR="00FE49F7" w:rsidRPr="00C43698" w:rsidRDefault="00FE49F7" w:rsidP="00853317">
      <w:pPr>
        <w:spacing w:line="360" w:lineRule="auto"/>
        <w:ind w:left="570"/>
        <w:jc w:val="both"/>
        <w:rPr>
          <w:rFonts w:cs="David"/>
          <w:sz w:val="24"/>
          <w:szCs w:val="24"/>
          <w:rtl/>
        </w:rPr>
      </w:pPr>
    </w:p>
    <w:p w:rsidR="00FE49F7" w:rsidRPr="008A2539" w:rsidRDefault="00FE49F7" w:rsidP="00853317">
      <w:pPr>
        <w:spacing w:line="360" w:lineRule="auto"/>
        <w:ind w:left="360"/>
        <w:jc w:val="both"/>
        <w:rPr>
          <w:rFonts w:cs="David"/>
          <w:sz w:val="28"/>
          <w:szCs w:val="28"/>
          <w:rtl/>
        </w:rPr>
      </w:pPr>
      <w:r>
        <w:rPr>
          <w:rFonts w:ascii="Arial" w:hAnsi="Arial" w:cs="David"/>
          <w:sz w:val="28"/>
          <w:szCs w:val="28"/>
          <w:rtl/>
        </w:rPr>
        <w:br w:type="page"/>
      </w:r>
      <w:r w:rsidRPr="00C648C1">
        <w:rPr>
          <w:rFonts w:cs="David" w:hint="eastAsia"/>
          <w:b/>
          <w:bCs/>
          <w:sz w:val="28"/>
          <w:szCs w:val="28"/>
          <w:u w:val="single"/>
          <w:rtl/>
        </w:rPr>
        <w:t>נספח</w:t>
      </w:r>
      <w:r w:rsidRPr="00C648C1">
        <w:rPr>
          <w:rFonts w:cs="David"/>
          <w:b/>
          <w:bCs/>
          <w:sz w:val="28"/>
          <w:szCs w:val="28"/>
          <w:u w:val="single"/>
          <w:rtl/>
        </w:rPr>
        <w:t xml:space="preserve"> </w:t>
      </w:r>
      <w:r w:rsidRPr="00C648C1">
        <w:rPr>
          <w:rFonts w:cs="David" w:hint="eastAsia"/>
          <w:b/>
          <w:bCs/>
          <w:sz w:val="28"/>
          <w:szCs w:val="28"/>
          <w:u w:val="single"/>
          <w:rtl/>
        </w:rPr>
        <w:t>א</w:t>
      </w:r>
      <w:r w:rsidRPr="00C648C1">
        <w:rPr>
          <w:rFonts w:cs="David"/>
          <w:b/>
          <w:bCs/>
          <w:sz w:val="28"/>
          <w:szCs w:val="28"/>
          <w:u w:val="single"/>
          <w:rtl/>
        </w:rPr>
        <w:t xml:space="preserve">' - </w:t>
      </w:r>
      <w:r w:rsidRPr="00C648C1">
        <w:rPr>
          <w:rFonts w:cs="David" w:hint="eastAsia"/>
          <w:b/>
          <w:bCs/>
          <w:sz w:val="28"/>
          <w:szCs w:val="28"/>
          <w:u w:val="single"/>
          <w:rtl/>
        </w:rPr>
        <w:t>דו</w:t>
      </w:r>
      <w:r w:rsidRPr="00C648C1">
        <w:rPr>
          <w:rFonts w:cs="David"/>
          <w:b/>
          <w:bCs/>
          <w:sz w:val="28"/>
          <w:szCs w:val="28"/>
          <w:u w:val="single"/>
          <w:rtl/>
        </w:rPr>
        <w:t>חות</w:t>
      </w:r>
      <w:r w:rsidRPr="008A2539">
        <w:rPr>
          <w:rFonts w:cs="David" w:hint="cs"/>
          <w:sz w:val="28"/>
          <w:szCs w:val="28"/>
          <w:rtl/>
        </w:rPr>
        <w:t xml:space="preserve">    </w:t>
      </w:r>
    </w:p>
    <w:p w:rsidR="00FE49F7" w:rsidRDefault="00FE49F7" w:rsidP="00853317">
      <w:pPr>
        <w:numPr>
          <w:ilvl w:val="0"/>
          <w:numId w:val="2"/>
        </w:numPr>
        <w:tabs>
          <w:tab w:val="num" w:pos="1137"/>
        </w:tabs>
        <w:spacing w:line="360" w:lineRule="auto"/>
        <w:jc w:val="both"/>
        <w:rPr>
          <w:rFonts w:cs="David"/>
          <w:sz w:val="24"/>
          <w:szCs w:val="24"/>
        </w:rPr>
      </w:pPr>
      <w:r w:rsidRPr="00C429F4">
        <w:rPr>
          <w:rFonts w:cs="David" w:hint="cs"/>
          <w:sz w:val="24"/>
          <w:szCs w:val="24"/>
          <w:rtl/>
        </w:rPr>
        <w:t>החברה המפע</w:t>
      </w:r>
      <w:r>
        <w:rPr>
          <w:rFonts w:cs="David" w:hint="cs"/>
          <w:sz w:val="24"/>
          <w:szCs w:val="24"/>
          <w:rtl/>
        </w:rPr>
        <w:t>ילה תפעיל מערך דיווחים שוטפים על-פי</w:t>
      </w:r>
      <w:r w:rsidRPr="00C429F4">
        <w:rPr>
          <w:rFonts w:cs="David" w:hint="cs"/>
          <w:sz w:val="24"/>
          <w:szCs w:val="24"/>
          <w:rtl/>
        </w:rPr>
        <w:t xml:space="preserve"> דרישות </w:t>
      </w:r>
      <w:r>
        <w:rPr>
          <w:rFonts w:cs="David" w:hint="cs"/>
          <w:sz w:val="24"/>
          <w:szCs w:val="24"/>
          <w:rtl/>
        </w:rPr>
        <w:t>המזמין</w:t>
      </w:r>
      <w:r w:rsidRPr="00C429F4">
        <w:rPr>
          <w:rFonts w:cs="David" w:hint="cs"/>
          <w:sz w:val="24"/>
          <w:szCs w:val="24"/>
          <w:rtl/>
        </w:rPr>
        <w:t>.</w:t>
      </w:r>
      <w:r>
        <w:rPr>
          <w:rFonts w:cs="David" w:hint="cs"/>
          <w:sz w:val="24"/>
          <w:szCs w:val="24"/>
          <w:rtl/>
        </w:rPr>
        <w:t xml:space="preserve"> </w:t>
      </w:r>
    </w:p>
    <w:p w:rsidR="00830288" w:rsidRDefault="00830288" w:rsidP="00853317">
      <w:pPr>
        <w:numPr>
          <w:ilvl w:val="0"/>
          <w:numId w:val="2"/>
        </w:numPr>
        <w:tabs>
          <w:tab w:val="num" w:pos="1137"/>
        </w:tabs>
        <w:spacing w:line="360" w:lineRule="auto"/>
        <w:jc w:val="both"/>
        <w:rPr>
          <w:rFonts w:cs="David" w:hint="cs"/>
          <w:sz w:val="24"/>
          <w:szCs w:val="24"/>
        </w:rPr>
      </w:pPr>
      <w:r>
        <w:rPr>
          <w:rFonts w:cs="David" w:hint="cs"/>
          <w:sz w:val="24"/>
          <w:szCs w:val="24"/>
          <w:rtl/>
        </w:rPr>
        <w:t>למ</w:t>
      </w:r>
      <w:r w:rsidR="00816DA5">
        <w:rPr>
          <w:rFonts w:cs="David" w:hint="cs"/>
          <w:sz w:val="24"/>
          <w:szCs w:val="24"/>
          <w:rtl/>
        </w:rPr>
        <w:t xml:space="preserve">זמין </w:t>
      </w:r>
      <w:r>
        <w:rPr>
          <w:rFonts w:cs="David" w:hint="cs"/>
          <w:sz w:val="24"/>
          <w:szCs w:val="24"/>
          <w:rtl/>
        </w:rPr>
        <w:t xml:space="preserve">תהא </w:t>
      </w:r>
      <w:r w:rsidR="00816DA5">
        <w:rPr>
          <w:rFonts w:cs="David" w:hint="cs"/>
          <w:sz w:val="24"/>
          <w:szCs w:val="24"/>
          <w:rtl/>
        </w:rPr>
        <w:t>יכ</w:t>
      </w:r>
      <w:r>
        <w:rPr>
          <w:rFonts w:cs="David" w:hint="cs"/>
          <w:sz w:val="24"/>
          <w:szCs w:val="24"/>
          <w:rtl/>
        </w:rPr>
        <w:t>ו</w:t>
      </w:r>
      <w:r w:rsidR="00816DA5">
        <w:rPr>
          <w:rFonts w:cs="David" w:hint="cs"/>
          <w:sz w:val="24"/>
          <w:szCs w:val="24"/>
          <w:rtl/>
        </w:rPr>
        <w:t>ל</w:t>
      </w:r>
      <w:r>
        <w:rPr>
          <w:rFonts w:cs="David" w:hint="cs"/>
          <w:sz w:val="24"/>
          <w:szCs w:val="24"/>
          <w:rtl/>
        </w:rPr>
        <w:t>ת</w:t>
      </w:r>
      <w:r w:rsidR="00816DA5">
        <w:rPr>
          <w:rFonts w:cs="David" w:hint="cs"/>
          <w:sz w:val="24"/>
          <w:szCs w:val="24"/>
          <w:rtl/>
        </w:rPr>
        <w:t xml:space="preserve"> להפיק דו</w:t>
      </w:r>
      <w:r w:rsidR="00FE49F7">
        <w:rPr>
          <w:rFonts w:cs="David" w:hint="cs"/>
          <w:sz w:val="24"/>
          <w:szCs w:val="24"/>
          <w:rtl/>
        </w:rPr>
        <w:t>חות באתר האינטרנט המאובטח של החברה המפעילה</w:t>
      </w:r>
      <w:r w:rsidR="00FE49F7" w:rsidRPr="004527D9">
        <w:rPr>
          <w:rFonts w:cs="David" w:hint="cs"/>
          <w:sz w:val="24"/>
          <w:szCs w:val="24"/>
          <w:rtl/>
        </w:rPr>
        <w:t xml:space="preserve">. </w:t>
      </w:r>
    </w:p>
    <w:p w:rsidR="00FE49F7" w:rsidRPr="00954F48" w:rsidRDefault="00816DA5" w:rsidP="00853317">
      <w:pPr>
        <w:numPr>
          <w:ilvl w:val="0"/>
          <w:numId w:val="2"/>
        </w:numPr>
        <w:tabs>
          <w:tab w:val="num" w:pos="1137"/>
        </w:tabs>
        <w:spacing w:line="360" w:lineRule="auto"/>
        <w:jc w:val="both"/>
        <w:rPr>
          <w:rFonts w:cs="David"/>
          <w:sz w:val="24"/>
          <w:szCs w:val="24"/>
        </w:rPr>
      </w:pPr>
      <w:r>
        <w:rPr>
          <w:rFonts w:ascii="Cambria" w:hAnsi="Cambria" w:cs="David"/>
          <w:b/>
          <w:sz w:val="28"/>
          <w:szCs w:val="24"/>
          <w:rtl/>
        </w:rPr>
        <w:t>הדו</w:t>
      </w:r>
      <w:r w:rsidR="00FE49F7" w:rsidRPr="00954F48">
        <w:rPr>
          <w:rFonts w:ascii="Cambria" w:hAnsi="Cambria" w:cs="David"/>
          <w:b/>
          <w:sz w:val="28"/>
          <w:szCs w:val="24"/>
          <w:rtl/>
        </w:rPr>
        <w:t>חות י</w:t>
      </w:r>
      <w:r>
        <w:rPr>
          <w:rFonts w:ascii="Cambria" w:hAnsi="Cambria" w:cs="David" w:hint="cs"/>
          <w:b/>
          <w:sz w:val="28"/>
          <w:szCs w:val="24"/>
          <w:rtl/>
        </w:rPr>
        <w:t>היו זמינים להורדה ב</w:t>
      </w:r>
      <w:r w:rsidR="00FE49F7" w:rsidRPr="00954F48">
        <w:rPr>
          <w:rFonts w:ascii="Cambria" w:hAnsi="Cambria" w:cs="David" w:hint="cs"/>
          <w:b/>
          <w:sz w:val="28"/>
          <w:szCs w:val="24"/>
          <w:rtl/>
        </w:rPr>
        <w:t xml:space="preserve">פורמט </w:t>
      </w:r>
      <w:r w:rsidR="00FE49F7" w:rsidRPr="00954F48">
        <w:rPr>
          <w:rFonts w:ascii="Cambria" w:hAnsi="Cambria" w:cs="David"/>
          <w:bCs/>
          <w:sz w:val="24"/>
          <w:szCs w:val="24"/>
        </w:rPr>
        <w:t xml:space="preserve"> Excel</w:t>
      </w:r>
      <w:r w:rsidR="00FE49F7" w:rsidRPr="00954F48">
        <w:rPr>
          <w:rFonts w:ascii="Cambria" w:hAnsi="Cambria" w:cs="David"/>
          <w:bCs/>
          <w:sz w:val="24"/>
          <w:szCs w:val="24"/>
          <w:rtl/>
        </w:rPr>
        <w:t xml:space="preserve">. </w:t>
      </w:r>
    </w:p>
    <w:p w:rsidR="00FE49F7" w:rsidRPr="00C429F4" w:rsidRDefault="00830288" w:rsidP="00853317">
      <w:pPr>
        <w:numPr>
          <w:ilvl w:val="0"/>
          <w:numId w:val="2"/>
        </w:numPr>
        <w:tabs>
          <w:tab w:val="num" w:pos="1137"/>
        </w:tabs>
        <w:spacing w:line="360" w:lineRule="auto"/>
        <w:jc w:val="both"/>
        <w:rPr>
          <w:rFonts w:cs="David"/>
          <w:sz w:val="24"/>
          <w:szCs w:val="24"/>
          <w:rtl/>
        </w:rPr>
      </w:pPr>
      <w:r>
        <w:rPr>
          <w:rFonts w:cs="David" w:hint="cs"/>
          <w:sz w:val="24"/>
          <w:szCs w:val="24"/>
          <w:rtl/>
        </w:rPr>
        <w:t xml:space="preserve">רשימת הדוחות </w:t>
      </w:r>
      <w:r w:rsidR="00FE49F7">
        <w:rPr>
          <w:rFonts w:cs="David" w:hint="cs"/>
          <w:sz w:val="24"/>
          <w:szCs w:val="24"/>
          <w:rtl/>
        </w:rPr>
        <w:t>כדלקמן:</w:t>
      </w:r>
    </w:p>
    <w:p w:rsidR="00FE49F7" w:rsidRDefault="00FE49F7" w:rsidP="00853317">
      <w:pPr>
        <w:numPr>
          <w:ilvl w:val="1"/>
          <w:numId w:val="2"/>
        </w:numPr>
        <w:spacing w:line="360" w:lineRule="auto"/>
        <w:jc w:val="both"/>
        <w:rPr>
          <w:rFonts w:cs="David"/>
          <w:sz w:val="24"/>
          <w:szCs w:val="24"/>
        </w:rPr>
      </w:pPr>
      <w:r>
        <w:rPr>
          <w:rFonts w:cs="David" w:hint="cs"/>
          <w:sz w:val="24"/>
          <w:szCs w:val="24"/>
          <w:rtl/>
        </w:rPr>
        <w:t>ד</w:t>
      </w:r>
      <w:r w:rsidR="00830288">
        <w:rPr>
          <w:rFonts w:cs="David" w:hint="cs"/>
          <w:sz w:val="24"/>
          <w:szCs w:val="24"/>
          <w:rtl/>
        </w:rPr>
        <w:t>וח</w:t>
      </w:r>
      <w:r>
        <w:rPr>
          <w:rFonts w:cs="David" w:hint="cs"/>
          <w:sz w:val="24"/>
          <w:szCs w:val="24"/>
          <w:rtl/>
        </w:rPr>
        <w:t xml:space="preserve"> המפרט את קבצי הנתונים שלא עברו בממשק הכספת בתקופת זמן שיגדיר המזמין והסבר מדוע קבצי הנתונים לא עברו.</w:t>
      </w:r>
    </w:p>
    <w:p w:rsidR="00FE49F7" w:rsidRDefault="00FE49F7" w:rsidP="00853317">
      <w:pPr>
        <w:numPr>
          <w:ilvl w:val="1"/>
          <w:numId w:val="2"/>
        </w:numPr>
        <w:spacing w:line="360" w:lineRule="auto"/>
        <w:jc w:val="both"/>
        <w:rPr>
          <w:rFonts w:cs="David"/>
          <w:sz w:val="24"/>
          <w:szCs w:val="24"/>
        </w:rPr>
      </w:pPr>
      <w:r>
        <w:rPr>
          <w:rFonts w:cs="David" w:hint="cs"/>
          <w:sz w:val="24"/>
          <w:szCs w:val="24"/>
          <w:rtl/>
        </w:rPr>
        <w:t>ד</w:t>
      </w:r>
      <w:r w:rsidR="00830288">
        <w:rPr>
          <w:rFonts w:cs="David" w:hint="cs"/>
          <w:sz w:val="24"/>
          <w:szCs w:val="24"/>
          <w:rtl/>
        </w:rPr>
        <w:t>וח</w:t>
      </w:r>
      <w:r>
        <w:rPr>
          <w:rFonts w:cs="David" w:hint="cs"/>
          <w:sz w:val="24"/>
          <w:szCs w:val="24"/>
          <w:rtl/>
        </w:rPr>
        <w:t xml:space="preserve"> של כלל חסימות התדלוק שבוצעו ע"י החברה המפעילה</w:t>
      </w:r>
      <w:r w:rsidRPr="00C31892">
        <w:rPr>
          <w:rFonts w:cs="David" w:hint="cs"/>
          <w:sz w:val="24"/>
          <w:szCs w:val="24"/>
          <w:rtl/>
        </w:rPr>
        <w:t xml:space="preserve"> </w:t>
      </w:r>
      <w:r>
        <w:rPr>
          <w:rFonts w:cs="David" w:hint="cs"/>
          <w:sz w:val="24"/>
          <w:szCs w:val="24"/>
          <w:rtl/>
        </w:rPr>
        <w:t xml:space="preserve">לתקופת זמן שיגדיר המזמין. </w:t>
      </w:r>
    </w:p>
    <w:p w:rsidR="00FE49F7" w:rsidRPr="004527D9" w:rsidRDefault="00FE49F7" w:rsidP="00853317">
      <w:pPr>
        <w:numPr>
          <w:ilvl w:val="1"/>
          <w:numId w:val="2"/>
        </w:numPr>
        <w:spacing w:line="360" w:lineRule="auto"/>
        <w:jc w:val="both"/>
        <w:rPr>
          <w:rFonts w:cs="David"/>
          <w:sz w:val="24"/>
          <w:szCs w:val="24"/>
        </w:rPr>
      </w:pPr>
      <w:r w:rsidRPr="004527D9">
        <w:rPr>
          <w:rFonts w:cs="David" w:hint="cs"/>
          <w:sz w:val="24"/>
          <w:szCs w:val="24"/>
          <w:rtl/>
        </w:rPr>
        <w:t>ד</w:t>
      </w:r>
      <w:r w:rsidR="00830288">
        <w:rPr>
          <w:rFonts w:cs="David" w:hint="cs"/>
          <w:sz w:val="24"/>
          <w:szCs w:val="24"/>
          <w:rtl/>
        </w:rPr>
        <w:t>וח</w:t>
      </w:r>
      <w:r w:rsidRPr="004527D9">
        <w:rPr>
          <w:rFonts w:cs="David" w:hint="cs"/>
          <w:sz w:val="24"/>
          <w:szCs w:val="24"/>
          <w:rtl/>
        </w:rPr>
        <w:t xml:space="preserve"> </w:t>
      </w:r>
      <w:r>
        <w:rPr>
          <w:rFonts w:cs="David"/>
          <w:sz w:val="24"/>
          <w:szCs w:val="24"/>
          <w:rtl/>
        </w:rPr>
        <w:t>של צריכ</w:t>
      </w:r>
      <w:r>
        <w:rPr>
          <w:rFonts w:cs="David" w:hint="cs"/>
          <w:sz w:val="24"/>
          <w:szCs w:val="24"/>
          <w:rtl/>
        </w:rPr>
        <w:t>ת</w:t>
      </w:r>
      <w:r w:rsidRPr="00C429F4">
        <w:rPr>
          <w:rFonts w:cs="David"/>
          <w:sz w:val="24"/>
          <w:szCs w:val="24"/>
          <w:rtl/>
        </w:rPr>
        <w:t xml:space="preserve"> תדלוק ממוחשב מפולח למספרי כלי רכב</w:t>
      </w:r>
      <w:r>
        <w:rPr>
          <w:rFonts w:cs="David" w:hint="cs"/>
          <w:sz w:val="24"/>
          <w:szCs w:val="24"/>
          <w:rtl/>
        </w:rPr>
        <w:t xml:space="preserve"> עם כלל נתוני התדלוק לתקופת זמן שיגדיר המזמין</w:t>
      </w:r>
      <w:r w:rsidRPr="00C429F4">
        <w:rPr>
          <w:rFonts w:cs="David" w:hint="cs"/>
          <w:sz w:val="24"/>
          <w:szCs w:val="24"/>
          <w:rtl/>
        </w:rPr>
        <w:t>.</w:t>
      </w:r>
    </w:p>
    <w:p w:rsidR="00FE49F7" w:rsidRPr="003170CB" w:rsidRDefault="00FE49F7" w:rsidP="00853317">
      <w:pPr>
        <w:numPr>
          <w:ilvl w:val="1"/>
          <w:numId w:val="2"/>
        </w:numPr>
        <w:spacing w:line="360" w:lineRule="auto"/>
        <w:jc w:val="both"/>
        <w:rPr>
          <w:rFonts w:cs="David"/>
          <w:sz w:val="24"/>
          <w:szCs w:val="24"/>
        </w:rPr>
      </w:pPr>
      <w:r w:rsidRPr="003170CB">
        <w:rPr>
          <w:rFonts w:cs="David" w:hint="cs"/>
          <w:sz w:val="24"/>
          <w:szCs w:val="24"/>
          <w:rtl/>
        </w:rPr>
        <w:t>ד</w:t>
      </w:r>
      <w:r w:rsidR="00830288">
        <w:rPr>
          <w:rFonts w:cs="David" w:hint="cs"/>
          <w:sz w:val="24"/>
          <w:szCs w:val="24"/>
          <w:rtl/>
        </w:rPr>
        <w:t>וח</w:t>
      </w:r>
      <w:r w:rsidRPr="003170CB">
        <w:rPr>
          <w:rFonts w:cs="David" w:hint="cs"/>
          <w:sz w:val="24"/>
          <w:szCs w:val="24"/>
          <w:rtl/>
        </w:rPr>
        <w:t xml:space="preserve"> של תדלוקים כפולים כפי שיוגדר ע"י המזמין לתקופה שתוגדר על-ידי המזמין.</w:t>
      </w:r>
    </w:p>
    <w:p w:rsidR="00FE49F7" w:rsidRPr="004527D9" w:rsidRDefault="00FE49F7" w:rsidP="00853317">
      <w:pPr>
        <w:numPr>
          <w:ilvl w:val="1"/>
          <w:numId w:val="2"/>
        </w:numPr>
        <w:spacing w:line="360" w:lineRule="auto"/>
        <w:jc w:val="both"/>
        <w:rPr>
          <w:rFonts w:cs="David"/>
          <w:sz w:val="24"/>
          <w:szCs w:val="24"/>
        </w:rPr>
      </w:pPr>
      <w:r>
        <w:rPr>
          <w:rFonts w:cs="David" w:hint="cs"/>
          <w:sz w:val="24"/>
          <w:szCs w:val="24"/>
          <w:rtl/>
        </w:rPr>
        <w:t>ד</w:t>
      </w:r>
      <w:r w:rsidR="00830288">
        <w:rPr>
          <w:rFonts w:cs="David" w:hint="cs"/>
          <w:sz w:val="24"/>
          <w:szCs w:val="24"/>
          <w:rtl/>
        </w:rPr>
        <w:t>וח</w:t>
      </w:r>
      <w:r>
        <w:rPr>
          <w:rFonts w:cs="David" w:hint="cs"/>
          <w:sz w:val="24"/>
          <w:szCs w:val="24"/>
          <w:rtl/>
        </w:rPr>
        <w:t xml:space="preserve"> התקני תדלוק אוניברסאליים שמותקנים על גבי הרכב לרבות סטאטוס ההתקן (קרי-פעיל או חסום). </w:t>
      </w:r>
    </w:p>
    <w:p w:rsidR="00FE49F7" w:rsidRPr="004527D9" w:rsidRDefault="00FE49F7" w:rsidP="00853317">
      <w:pPr>
        <w:numPr>
          <w:ilvl w:val="1"/>
          <w:numId w:val="2"/>
        </w:numPr>
        <w:spacing w:line="360" w:lineRule="auto"/>
        <w:jc w:val="both"/>
        <w:rPr>
          <w:rFonts w:cs="David"/>
          <w:sz w:val="24"/>
          <w:szCs w:val="24"/>
        </w:rPr>
      </w:pPr>
      <w:r w:rsidRPr="004527D9">
        <w:rPr>
          <w:rFonts w:cs="David" w:hint="cs"/>
          <w:sz w:val="24"/>
          <w:szCs w:val="24"/>
          <w:rtl/>
        </w:rPr>
        <w:t>ד</w:t>
      </w:r>
      <w:r w:rsidR="00830288">
        <w:rPr>
          <w:rFonts w:cs="David" w:hint="cs"/>
          <w:sz w:val="24"/>
          <w:szCs w:val="24"/>
          <w:rtl/>
        </w:rPr>
        <w:t>וח</w:t>
      </w:r>
      <w:r w:rsidRPr="004527D9">
        <w:rPr>
          <w:rFonts w:cs="David" w:hint="cs"/>
          <w:sz w:val="24"/>
          <w:szCs w:val="24"/>
          <w:rtl/>
        </w:rPr>
        <w:t xml:space="preserve"> של תדלוק רכב מעל לקיבולת מיכל הדלק כפי שיוגדר</w:t>
      </w:r>
      <w:r w:rsidRPr="00592185">
        <w:rPr>
          <w:rFonts w:cs="David" w:hint="cs"/>
          <w:sz w:val="24"/>
          <w:szCs w:val="24"/>
          <w:rtl/>
        </w:rPr>
        <w:t xml:space="preserve"> </w:t>
      </w:r>
      <w:r>
        <w:rPr>
          <w:rFonts w:cs="David" w:hint="cs"/>
          <w:sz w:val="24"/>
          <w:szCs w:val="24"/>
          <w:rtl/>
        </w:rPr>
        <w:t>ע"י המזמין</w:t>
      </w:r>
      <w:r w:rsidRPr="003B0518">
        <w:rPr>
          <w:rFonts w:cs="David" w:hint="cs"/>
          <w:sz w:val="24"/>
          <w:szCs w:val="24"/>
          <w:rtl/>
        </w:rPr>
        <w:t xml:space="preserve"> </w:t>
      </w:r>
      <w:r>
        <w:rPr>
          <w:rFonts w:cs="David" w:hint="cs"/>
          <w:sz w:val="24"/>
          <w:szCs w:val="24"/>
          <w:rtl/>
        </w:rPr>
        <w:t xml:space="preserve">לתקופת זמן שתוגדר על-ידי המזמין. </w:t>
      </w:r>
    </w:p>
    <w:p w:rsidR="00FE49F7" w:rsidRDefault="00FE49F7" w:rsidP="00853317">
      <w:pPr>
        <w:numPr>
          <w:ilvl w:val="1"/>
          <w:numId w:val="2"/>
        </w:numPr>
        <w:spacing w:line="360" w:lineRule="auto"/>
        <w:jc w:val="both"/>
        <w:rPr>
          <w:rFonts w:cs="David"/>
          <w:sz w:val="24"/>
          <w:szCs w:val="24"/>
        </w:rPr>
      </w:pPr>
      <w:r>
        <w:rPr>
          <w:rFonts w:cs="David" w:hint="cs"/>
          <w:sz w:val="24"/>
          <w:szCs w:val="24"/>
          <w:rtl/>
        </w:rPr>
        <w:t>ד</w:t>
      </w:r>
      <w:r w:rsidR="00830288">
        <w:rPr>
          <w:rFonts w:cs="David" w:hint="cs"/>
          <w:sz w:val="24"/>
          <w:szCs w:val="24"/>
          <w:rtl/>
        </w:rPr>
        <w:t>וח</w:t>
      </w:r>
      <w:r>
        <w:rPr>
          <w:rFonts w:cs="David" w:hint="cs"/>
          <w:sz w:val="24"/>
          <w:szCs w:val="24"/>
          <w:rtl/>
        </w:rPr>
        <w:t xml:space="preserve"> הקמת רכבים למול מספר התקן תדלוק אוניברסאלי</w:t>
      </w:r>
      <w:r w:rsidRPr="003B0518">
        <w:rPr>
          <w:rFonts w:cs="David" w:hint="cs"/>
          <w:sz w:val="24"/>
          <w:szCs w:val="24"/>
          <w:rtl/>
        </w:rPr>
        <w:t xml:space="preserve"> </w:t>
      </w:r>
      <w:r>
        <w:rPr>
          <w:rFonts w:cs="David" w:hint="cs"/>
          <w:sz w:val="24"/>
          <w:szCs w:val="24"/>
          <w:rtl/>
        </w:rPr>
        <w:t>לתקופה שתוגדר על-ידי המזמין.</w:t>
      </w:r>
    </w:p>
    <w:p w:rsidR="00FE49F7" w:rsidRPr="004527D9" w:rsidRDefault="00FE49F7" w:rsidP="00853317">
      <w:pPr>
        <w:numPr>
          <w:ilvl w:val="1"/>
          <w:numId w:val="2"/>
        </w:numPr>
        <w:spacing w:line="360" w:lineRule="auto"/>
        <w:jc w:val="both"/>
        <w:rPr>
          <w:rFonts w:cs="David"/>
          <w:sz w:val="24"/>
          <w:szCs w:val="24"/>
        </w:rPr>
      </w:pPr>
      <w:r w:rsidRPr="004527D9">
        <w:rPr>
          <w:rFonts w:cs="David" w:hint="cs"/>
          <w:sz w:val="24"/>
          <w:szCs w:val="24"/>
          <w:rtl/>
        </w:rPr>
        <w:t>ד</w:t>
      </w:r>
      <w:r w:rsidR="00830288">
        <w:rPr>
          <w:rFonts w:cs="David" w:hint="cs"/>
          <w:sz w:val="24"/>
          <w:szCs w:val="24"/>
          <w:rtl/>
        </w:rPr>
        <w:t>וח</w:t>
      </w:r>
      <w:r w:rsidRPr="004527D9">
        <w:rPr>
          <w:rFonts w:cs="David" w:hint="cs"/>
          <w:sz w:val="24"/>
          <w:szCs w:val="24"/>
          <w:rtl/>
        </w:rPr>
        <w:t xml:space="preserve"> של צריכה סגולית חריגה (הצריכה לק"מ)</w:t>
      </w:r>
      <w:r w:rsidRPr="003B0518">
        <w:rPr>
          <w:rFonts w:cs="David" w:hint="cs"/>
          <w:sz w:val="24"/>
          <w:szCs w:val="24"/>
          <w:rtl/>
        </w:rPr>
        <w:t xml:space="preserve"> </w:t>
      </w:r>
      <w:r>
        <w:rPr>
          <w:rFonts w:cs="David" w:hint="cs"/>
          <w:sz w:val="24"/>
          <w:szCs w:val="24"/>
          <w:rtl/>
        </w:rPr>
        <w:t>לתקופה שתוגדר על-ידי המזמין</w:t>
      </w:r>
      <w:r w:rsidRPr="004527D9">
        <w:rPr>
          <w:rFonts w:cs="David" w:hint="cs"/>
          <w:sz w:val="24"/>
          <w:szCs w:val="24"/>
          <w:rtl/>
        </w:rPr>
        <w:t>.</w:t>
      </w:r>
    </w:p>
    <w:p w:rsidR="00FE49F7" w:rsidRPr="00592185" w:rsidRDefault="00FE49F7" w:rsidP="00853317">
      <w:pPr>
        <w:numPr>
          <w:ilvl w:val="1"/>
          <w:numId w:val="2"/>
        </w:numPr>
        <w:spacing w:line="360" w:lineRule="auto"/>
        <w:jc w:val="both"/>
        <w:rPr>
          <w:rFonts w:cs="David"/>
          <w:sz w:val="24"/>
          <w:szCs w:val="24"/>
        </w:rPr>
      </w:pPr>
      <w:r w:rsidRPr="004527D9">
        <w:rPr>
          <w:rFonts w:cs="David" w:hint="cs"/>
          <w:sz w:val="24"/>
          <w:szCs w:val="24"/>
          <w:rtl/>
        </w:rPr>
        <w:t>ד</w:t>
      </w:r>
      <w:r w:rsidR="00830288">
        <w:rPr>
          <w:rFonts w:cs="David" w:hint="cs"/>
          <w:sz w:val="24"/>
          <w:szCs w:val="24"/>
          <w:rtl/>
        </w:rPr>
        <w:t>וח</w:t>
      </w:r>
      <w:r w:rsidRPr="004527D9">
        <w:rPr>
          <w:rFonts w:cs="David" w:hint="cs"/>
          <w:sz w:val="24"/>
          <w:szCs w:val="24"/>
          <w:rtl/>
        </w:rPr>
        <w:t xml:space="preserve"> ריכוז </w:t>
      </w:r>
      <w:r>
        <w:rPr>
          <w:rFonts w:cs="David" w:hint="cs"/>
          <w:sz w:val="24"/>
          <w:szCs w:val="24"/>
          <w:rtl/>
        </w:rPr>
        <w:t>תדלוקים</w:t>
      </w:r>
      <w:r w:rsidRPr="004527D9">
        <w:rPr>
          <w:rFonts w:cs="David" w:hint="cs"/>
          <w:sz w:val="24"/>
          <w:szCs w:val="24"/>
          <w:rtl/>
        </w:rPr>
        <w:t xml:space="preserve"> בחתך </w:t>
      </w:r>
      <w:r>
        <w:rPr>
          <w:rFonts w:cs="David" w:hint="cs"/>
          <w:sz w:val="24"/>
          <w:szCs w:val="24"/>
          <w:rtl/>
        </w:rPr>
        <w:t>חברות מסתכם</w:t>
      </w:r>
      <w:r w:rsidRPr="003B0518">
        <w:rPr>
          <w:rFonts w:cs="David" w:hint="cs"/>
          <w:sz w:val="24"/>
          <w:szCs w:val="24"/>
          <w:rtl/>
        </w:rPr>
        <w:t xml:space="preserve"> </w:t>
      </w:r>
      <w:r>
        <w:rPr>
          <w:rFonts w:cs="David" w:hint="cs"/>
          <w:sz w:val="24"/>
          <w:szCs w:val="24"/>
          <w:rtl/>
        </w:rPr>
        <w:t>לתקופה שתוגדר על-ידי המזמין.</w:t>
      </w:r>
    </w:p>
    <w:p w:rsidR="00FE49F7" w:rsidRDefault="00FE49F7" w:rsidP="00853317">
      <w:pPr>
        <w:numPr>
          <w:ilvl w:val="1"/>
          <w:numId w:val="2"/>
        </w:numPr>
        <w:spacing w:line="360" w:lineRule="auto"/>
        <w:jc w:val="both"/>
        <w:rPr>
          <w:rFonts w:cs="David"/>
          <w:sz w:val="24"/>
          <w:szCs w:val="24"/>
        </w:rPr>
      </w:pPr>
      <w:r w:rsidRPr="004527D9">
        <w:rPr>
          <w:rFonts w:cs="David" w:hint="cs"/>
          <w:sz w:val="24"/>
          <w:szCs w:val="24"/>
          <w:rtl/>
        </w:rPr>
        <w:t xml:space="preserve">דוחות </w:t>
      </w:r>
      <w:r>
        <w:rPr>
          <w:rFonts w:cs="David" w:hint="cs"/>
          <w:sz w:val="24"/>
          <w:szCs w:val="24"/>
          <w:rtl/>
        </w:rPr>
        <w:t>תקופתיים</w:t>
      </w:r>
      <w:r w:rsidRPr="004527D9">
        <w:rPr>
          <w:rFonts w:cs="David" w:hint="cs"/>
          <w:sz w:val="24"/>
          <w:szCs w:val="24"/>
          <w:rtl/>
        </w:rPr>
        <w:t xml:space="preserve"> נוספים בחתכים המתבססים על מסד נתוני המערכת הממוחשבת הקיימת, לפי דרישת </w:t>
      </w:r>
      <w:r>
        <w:rPr>
          <w:rFonts w:cs="David" w:hint="cs"/>
          <w:sz w:val="24"/>
          <w:szCs w:val="24"/>
          <w:rtl/>
        </w:rPr>
        <w:t>המזמין</w:t>
      </w:r>
      <w:r w:rsidRPr="004527D9">
        <w:rPr>
          <w:rFonts w:cs="David" w:hint="cs"/>
          <w:sz w:val="24"/>
          <w:szCs w:val="24"/>
          <w:rtl/>
        </w:rPr>
        <w:t>.</w:t>
      </w:r>
      <w:r>
        <w:rPr>
          <w:rFonts w:cs="David" w:hint="cs"/>
          <w:sz w:val="24"/>
          <w:szCs w:val="24"/>
          <w:rtl/>
        </w:rPr>
        <w:t xml:space="preserve"> </w:t>
      </w:r>
    </w:p>
    <w:p w:rsidR="00FE49F7" w:rsidRDefault="00FE49F7" w:rsidP="00853317">
      <w:pPr>
        <w:numPr>
          <w:ilvl w:val="1"/>
          <w:numId w:val="2"/>
        </w:numPr>
        <w:tabs>
          <w:tab w:val="num" w:pos="2796"/>
        </w:tabs>
        <w:spacing w:line="360" w:lineRule="auto"/>
        <w:jc w:val="both"/>
        <w:rPr>
          <w:rFonts w:cs="David"/>
          <w:sz w:val="24"/>
          <w:szCs w:val="24"/>
        </w:rPr>
      </w:pPr>
      <w:r>
        <w:rPr>
          <w:rFonts w:cs="David" w:hint="cs"/>
          <w:sz w:val="24"/>
          <w:szCs w:val="24"/>
          <w:rtl/>
        </w:rPr>
        <w:t xml:space="preserve">דיווח תקלות הכולל תיאור של מהות התקלה והיקפה ועדכון שוטף עד לסיום הטיפול בתקלה. </w:t>
      </w:r>
    </w:p>
    <w:p w:rsidR="00FE49F7" w:rsidRDefault="00FE49F7" w:rsidP="00853317">
      <w:pPr>
        <w:numPr>
          <w:ilvl w:val="1"/>
          <w:numId w:val="2"/>
        </w:numPr>
        <w:tabs>
          <w:tab w:val="num" w:pos="2796"/>
        </w:tabs>
        <w:spacing w:line="360" w:lineRule="auto"/>
        <w:jc w:val="both"/>
        <w:rPr>
          <w:rFonts w:cs="David" w:hint="cs"/>
          <w:sz w:val="24"/>
          <w:szCs w:val="24"/>
        </w:rPr>
      </w:pPr>
      <w:r>
        <w:rPr>
          <w:rFonts w:cs="David" w:hint="cs"/>
          <w:sz w:val="24"/>
          <w:szCs w:val="24"/>
          <w:rtl/>
        </w:rPr>
        <w:t>ד</w:t>
      </w:r>
      <w:r w:rsidR="00830288">
        <w:rPr>
          <w:rFonts w:cs="David" w:hint="cs"/>
          <w:sz w:val="24"/>
          <w:szCs w:val="24"/>
          <w:rtl/>
        </w:rPr>
        <w:t>וח</w:t>
      </w:r>
      <w:r>
        <w:rPr>
          <w:rFonts w:cs="David" w:hint="cs"/>
          <w:sz w:val="24"/>
          <w:szCs w:val="24"/>
          <w:rtl/>
        </w:rPr>
        <w:t xml:space="preserve"> רכבים שלא תדלקו מעל תקופת זמן שתוגדר על-ידי המזמין. </w:t>
      </w:r>
    </w:p>
    <w:p w:rsidR="00FE49F7" w:rsidRDefault="00FE49F7" w:rsidP="00853317">
      <w:pPr>
        <w:numPr>
          <w:ilvl w:val="0"/>
          <w:numId w:val="2"/>
        </w:numPr>
        <w:tabs>
          <w:tab w:val="num" w:pos="1137"/>
        </w:tabs>
        <w:spacing w:line="360" w:lineRule="auto"/>
        <w:jc w:val="both"/>
        <w:rPr>
          <w:rFonts w:cs="David"/>
          <w:sz w:val="24"/>
          <w:szCs w:val="24"/>
        </w:rPr>
      </w:pPr>
      <w:r w:rsidRPr="00535D1E">
        <w:rPr>
          <w:rFonts w:cs="David" w:hint="cs"/>
          <w:sz w:val="24"/>
          <w:szCs w:val="24"/>
          <w:rtl/>
        </w:rPr>
        <w:t>החברה המפעילה</w:t>
      </w:r>
      <w:r w:rsidRPr="00535D1E">
        <w:rPr>
          <w:rFonts w:cs="David"/>
          <w:sz w:val="24"/>
          <w:szCs w:val="24"/>
          <w:rtl/>
        </w:rPr>
        <w:t xml:space="preserve"> </w:t>
      </w:r>
      <w:r w:rsidRPr="00535D1E">
        <w:rPr>
          <w:rFonts w:cs="David" w:hint="cs"/>
          <w:sz w:val="24"/>
          <w:szCs w:val="24"/>
          <w:rtl/>
        </w:rPr>
        <w:t>ת</w:t>
      </w:r>
      <w:r w:rsidRPr="00535D1E">
        <w:rPr>
          <w:rFonts w:cs="David"/>
          <w:sz w:val="24"/>
          <w:szCs w:val="24"/>
          <w:rtl/>
        </w:rPr>
        <w:t>אפשר העברת</w:t>
      </w:r>
      <w:r w:rsidRPr="00535D1E">
        <w:rPr>
          <w:rFonts w:cs="David" w:hint="cs"/>
          <w:sz w:val="24"/>
          <w:szCs w:val="24"/>
          <w:rtl/>
        </w:rPr>
        <w:t>/קבלת</w:t>
      </w:r>
      <w:r w:rsidRPr="00535D1E">
        <w:rPr>
          <w:rFonts w:cs="David"/>
          <w:sz w:val="24"/>
          <w:szCs w:val="24"/>
          <w:rtl/>
        </w:rPr>
        <w:t xml:space="preserve"> נתונים ממוחשבים </w:t>
      </w:r>
      <w:r>
        <w:rPr>
          <w:rFonts w:cs="David" w:hint="cs"/>
          <w:sz w:val="24"/>
          <w:szCs w:val="24"/>
          <w:rtl/>
        </w:rPr>
        <w:t>מהמזמין</w:t>
      </w:r>
      <w:r w:rsidRPr="00535D1E">
        <w:rPr>
          <w:rFonts w:cs="David" w:hint="cs"/>
          <w:sz w:val="24"/>
          <w:szCs w:val="24"/>
          <w:rtl/>
        </w:rPr>
        <w:t xml:space="preserve"> באמצעות רשת אזרחית.</w:t>
      </w:r>
    </w:p>
    <w:p w:rsidR="00FE49F7" w:rsidRDefault="00FE49F7" w:rsidP="00953789">
      <w:pPr>
        <w:rPr>
          <w:rFonts w:cs="David"/>
          <w:b/>
          <w:bCs/>
          <w:sz w:val="28"/>
          <w:szCs w:val="28"/>
          <w:u w:val="single"/>
          <w:rtl/>
        </w:rPr>
      </w:pPr>
    </w:p>
    <w:p w:rsidR="00047CE2" w:rsidRDefault="00047CE2" w:rsidP="00953789">
      <w:pPr>
        <w:rPr>
          <w:rFonts w:cs="David"/>
          <w:b/>
          <w:bCs/>
          <w:sz w:val="28"/>
          <w:szCs w:val="28"/>
          <w:u w:val="single"/>
          <w:rtl/>
        </w:rPr>
      </w:pPr>
    </w:p>
    <w:p w:rsidR="00047CE2" w:rsidRDefault="00047CE2" w:rsidP="00953789">
      <w:pPr>
        <w:rPr>
          <w:rFonts w:cs="David"/>
          <w:b/>
          <w:bCs/>
          <w:sz w:val="28"/>
          <w:szCs w:val="28"/>
          <w:u w:val="single"/>
          <w:rtl/>
        </w:rPr>
      </w:pPr>
    </w:p>
    <w:p w:rsidR="00047CE2" w:rsidRDefault="00047CE2" w:rsidP="00953789">
      <w:pPr>
        <w:rPr>
          <w:rFonts w:cs="David"/>
          <w:b/>
          <w:bCs/>
          <w:sz w:val="28"/>
          <w:szCs w:val="28"/>
          <w:u w:val="single"/>
          <w:rtl/>
        </w:rPr>
      </w:pPr>
    </w:p>
    <w:p w:rsidR="00047CE2" w:rsidRDefault="00047CE2" w:rsidP="00953789">
      <w:pPr>
        <w:rPr>
          <w:rFonts w:cs="David"/>
          <w:b/>
          <w:bCs/>
          <w:sz w:val="28"/>
          <w:szCs w:val="28"/>
          <w:u w:val="single"/>
          <w:rtl/>
        </w:rPr>
      </w:pPr>
    </w:p>
    <w:p w:rsidR="00047CE2" w:rsidRDefault="00047CE2" w:rsidP="00953789">
      <w:pPr>
        <w:rPr>
          <w:rFonts w:cs="David"/>
          <w:b/>
          <w:bCs/>
          <w:sz w:val="28"/>
          <w:szCs w:val="28"/>
          <w:u w:val="single"/>
          <w:rtl/>
        </w:rPr>
      </w:pPr>
    </w:p>
    <w:p w:rsidR="00047CE2" w:rsidRDefault="00047CE2" w:rsidP="00953789">
      <w:pPr>
        <w:rPr>
          <w:rFonts w:cs="David"/>
          <w:b/>
          <w:bCs/>
          <w:sz w:val="28"/>
          <w:szCs w:val="28"/>
          <w:u w:val="single"/>
          <w:rtl/>
        </w:rPr>
      </w:pPr>
    </w:p>
    <w:p w:rsidR="00047CE2" w:rsidRDefault="00047CE2" w:rsidP="00953789">
      <w:pPr>
        <w:rPr>
          <w:rFonts w:cs="David"/>
          <w:b/>
          <w:bCs/>
          <w:sz w:val="28"/>
          <w:szCs w:val="28"/>
          <w:u w:val="single"/>
          <w:rtl/>
        </w:rPr>
      </w:pPr>
    </w:p>
    <w:p w:rsidR="00047CE2" w:rsidRDefault="00047CE2" w:rsidP="00953789">
      <w:pPr>
        <w:rPr>
          <w:rFonts w:cs="David"/>
          <w:b/>
          <w:bCs/>
          <w:sz w:val="28"/>
          <w:szCs w:val="28"/>
          <w:u w:val="single"/>
          <w:rtl/>
        </w:rPr>
      </w:pPr>
    </w:p>
    <w:p w:rsidR="00047CE2" w:rsidRDefault="00047CE2" w:rsidP="00953789">
      <w:pPr>
        <w:rPr>
          <w:rFonts w:cs="David"/>
          <w:b/>
          <w:bCs/>
          <w:sz w:val="28"/>
          <w:szCs w:val="28"/>
          <w:u w:val="single"/>
          <w:rtl/>
        </w:rPr>
      </w:pPr>
    </w:p>
    <w:p w:rsidR="00047CE2" w:rsidRDefault="00047CE2" w:rsidP="00953789">
      <w:pPr>
        <w:rPr>
          <w:rFonts w:cs="David"/>
          <w:b/>
          <w:bCs/>
          <w:sz w:val="28"/>
          <w:szCs w:val="28"/>
          <w:u w:val="single"/>
          <w:rtl/>
        </w:rPr>
      </w:pPr>
    </w:p>
    <w:p w:rsidR="00047CE2" w:rsidRDefault="00047CE2" w:rsidP="00953789">
      <w:pPr>
        <w:rPr>
          <w:rFonts w:cs="David"/>
          <w:b/>
          <w:bCs/>
          <w:sz w:val="28"/>
          <w:szCs w:val="28"/>
          <w:u w:val="single"/>
          <w:rtl/>
        </w:rPr>
      </w:pPr>
    </w:p>
    <w:p w:rsidR="00047CE2" w:rsidRDefault="00372E32" w:rsidP="003B7636">
      <w:pPr>
        <w:rPr>
          <w:rFonts w:cs="David"/>
          <w:b/>
          <w:bCs/>
          <w:sz w:val="28"/>
          <w:szCs w:val="28"/>
          <w:u w:val="single"/>
          <w:rtl/>
        </w:rPr>
      </w:pPr>
      <w:r>
        <w:rPr>
          <w:rFonts w:cs="David"/>
          <w:b/>
          <w:bCs/>
          <w:sz w:val="28"/>
          <w:szCs w:val="28"/>
          <w:u w:val="single"/>
          <w:rtl/>
        </w:rPr>
        <w:br w:type="page"/>
      </w:r>
    </w:p>
    <w:p w:rsidR="00047CE2" w:rsidRDefault="00047CE2" w:rsidP="00953789">
      <w:pPr>
        <w:tabs>
          <w:tab w:val="num" w:pos="2279"/>
        </w:tabs>
        <w:spacing w:line="360" w:lineRule="auto"/>
        <w:ind w:left="2279"/>
        <w:rPr>
          <w:rFonts w:cs="David" w:hint="cs"/>
          <w:b/>
          <w:bCs/>
          <w:sz w:val="28"/>
          <w:szCs w:val="28"/>
          <w:u w:val="single"/>
          <w:rtl/>
        </w:rPr>
      </w:pPr>
      <w:r w:rsidRPr="00047CE2">
        <w:rPr>
          <w:rFonts w:cs="David" w:hint="cs"/>
          <w:b/>
          <w:bCs/>
          <w:sz w:val="28"/>
          <w:szCs w:val="28"/>
          <w:u w:val="single"/>
          <w:rtl/>
        </w:rPr>
        <w:t>נספח ב' - פקודת עבודה טופס הזמנת שירות.</w:t>
      </w:r>
    </w:p>
    <w:p w:rsidR="00AC421E" w:rsidRPr="00AC421E" w:rsidRDefault="00AC421E" w:rsidP="00094147">
      <w:pPr>
        <w:tabs>
          <w:tab w:val="num" w:pos="2279"/>
        </w:tabs>
        <w:spacing w:line="360" w:lineRule="auto"/>
        <w:rPr>
          <w:rFonts w:cs="David"/>
          <w:sz w:val="24"/>
          <w:szCs w:val="24"/>
        </w:rPr>
        <w:pPrChange w:id="10" w:author="ונונו יגאל" w:date="2019-06-20T15:26:00Z">
          <w:pPr>
            <w:tabs>
              <w:tab w:val="num" w:pos="2279"/>
            </w:tabs>
            <w:spacing w:line="360" w:lineRule="auto"/>
            <w:ind w:left="2279"/>
          </w:pPr>
        </w:pPrChange>
      </w:pPr>
      <w:r w:rsidRPr="00AC421E">
        <w:rPr>
          <w:rFonts w:cs="David" w:hint="cs"/>
          <w:sz w:val="24"/>
          <w:szCs w:val="24"/>
          <w:rtl/>
        </w:rPr>
        <w:t xml:space="preserve">* טופס זה מצורף למסמכי המכרז </w:t>
      </w:r>
      <w:del w:id="11" w:author="ונונו יגאל" w:date="2019-06-20T15:26:00Z">
        <w:r w:rsidRPr="00AC421E" w:rsidDel="00094147">
          <w:rPr>
            <w:rFonts w:cs="David" w:hint="cs"/>
            <w:sz w:val="24"/>
            <w:szCs w:val="24"/>
            <w:rtl/>
          </w:rPr>
          <w:delText>בתצורת אקסל למען הנוחות והזמינות.</w:delText>
        </w:r>
      </w:del>
      <w:ins w:id="12" w:author="ונונו יגאל" w:date="2019-06-20T15:26:00Z">
        <w:r w:rsidR="00094147">
          <w:rPr>
            <w:rFonts w:cs="David" w:hint="cs"/>
            <w:sz w:val="24"/>
            <w:szCs w:val="24"/>
            <w:rtl/>
          </w:rPr>
          <w:t>כקובץ אקסל.</w:t>
        </w:r>
      </w:ins>
    </w:p>
    <w:p w:rsidR="00047CE2" w:rsidRDefault="002B403E" w:rsidP="00953789">
      <w:pPr>
        <w:rPr>
          <w:rFonts w:cs="David"/>
          <w:b/>
          <w:bCs/>
          <w:sz w:val="28"/>
          <w:szCs w:val="28"/>
          <w:u w:val="single"/>
          <w:rtl/>
        </w:rPr>
      </w:pPr>
      <w:ins w:id="13" w:author="ונונו יגאל" w:date="2019-06-20T15:28:00Z">
        <w:r w:rsidRPr="002B403E">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5" type="#_x0000_t75" style="width:441.75pt;height:511.5pt;visibility:visible">
              <v:imagedata r:id="rId13" o:title=""/>
            </v:shape>
          </w:pict>
        </w:r>
      </w:ins>
      <w:del w:id="14" w:author="ונונו יגאל" w:date="2019-06-20T15:28:00Z">
        <w:r w:rsidR="004B346F" w:rsidRPr="00FB394C" w:rsidDel="002B403E">
          <w:pict>
            <v:shape id="_x0000_i1026" type="#_x0000_t75" style="width:446.25pt;height:381pt;visibility:visible">
              <v:imagedata r:id="rId14" o:title="" croptop="7049f" cropbottom="2782f" cropleft="12629f" cropright="8230f"/>
            </v:shape>
          </w:pict>
        </w:r>
      </w:del>
    </w:p>
    <w:p w:rsidR="001D53F4" w:rsidRDefault="001D53F4" w:rsidP="00953789">
      <w:pPr>
        <w:rPr>
          <w:rFonts w:cs="David"/>
          <w:b/>
          <w:bCs/>
          <w:sz w:val="28"/>
          <w:szCs w:val="28"/>
          <w:u w:val="single"/>
          <w:rtl/>
        </w:rPr>
      </w:pPr>
    </w:p>
    <w:p w:rsidR="001D53F4" w:rsidRDefault="001D53F4" w:rsidP="00953789">
      <w:pPr>
        <w:rPr>
          <w:rFonts w:cs="David"/>
          <w:b/>
          <w:bCs/>
          <w:sz w:val="28"/>
          <w:szCs w:val="28"/>
          <w:u w:val="single"/>
          <w:rtl/>
        </w:rPr>
      </w:pPr>
    </w:p>
    <w:p w:rsidR="001D53F4" w:rsidRDefault="001D53F4" w:rsidP="00953789">
      <w:pPr>
        <w:rPr>
          <w:rFonts w:cs="David"/>
          <w:b/>
          <w:bCs/>
          <w:sz w:val="28"/>
          <w:szCs w:val="28"/>
          <w:u w:val="single"/>
          <w:rtl/>
        </w:rPr>
      </w:pPr>
    </w:p>
    <w:p w:rsidR="001D53F4" w:rsidRDefault="001D53F4" w:rsidP="00953789">
      <w:pPr>
        <w:rPr>
          <w:rFonts w:cs="David"/>
          <w:b/>
          <w:bCs/>
          <w:sz w:val="28"/>
          <w:szCs w:val="28"/>
          <w:u w:val="single"/>
          <w:rtl/>
        </w:rPr>
      </w:pPr>
    </w:p>
    <w:p w:rsidR="001D53F4" w:rsidRDefault="001D53F4" w:rsidP="00953789">
      <w:pPr>
        <w:rPr>
          <w:rFonts w:cs="David"/>
          <w:b/>
          <w:bCs/>
          <w:sz w:val="28"/>
          <w:szCs w:val="28"/>
          <w:u w:val="single"/>
          <w:rtl/>
        </w:rPr>
      </w:pPr>
    </w:p>
    <w:p w:rsidR="001D53F4" w:rsidRDefault="001D53F4" w:rsidP="00953789">
      <w:pPr>
        <w:rPr>
          <w:rFonts w:cs="David"/>
          <w:b/>
          <w:bCs/>
          <w:sz w:val="28"/>
          <w:szCs w:val="28"/>
          <w:u w:val="single"/>
          <w:rtl/>
        </w:rPr>
      </w:pPr>
    </w:p>
    <w:p w:rsidR="001D53F4" w:rsidRDefault="001D53F4" w:rsidP="00953789">
      <w:pPr>
        <w:rPr>
          <w:rFonts w:cs="David"/>
          <w:b/>
          <w:bCs/>
          <w:sz w:val="28"/>
          <w:szCs w:val="28"/>
          <w:u w:val="single"/>
          <w:rtl/>
        </w:rPr>
      </w:pPr>
    </w:p>
    <w:p w:rsidR="001D53F4" w:rsidRDefault="001D53F4" w:rsidP="00953789">
      <w:pPr>
        <w:rPr>
          <w:rFonts w:cs="David"/>
          <w:b/>
          <w:bCs/>
          <w:sz w:val="28"/>
          <w:szCs w:val="28"/>
          <w:u w:val="single"/>
          <w:rtl/>
        </w:rPr>
      </w:pPr>
    </w:p>
    <w:p w:rsidR="001D53F4" w:rsidRDefault="001D53F4" w:rsidP="00953789">
      <w:pPr>
        <w:rPr>
          <w:rFonts w:cs="David"/>
          <w:b/>
          <w:bCs/>
          <w:sz w:val="28"/>
          <w:szCs w:val="28"/>
          <w:u w:val="single"/>
          <w:rtl/>
        </w:rPr>
      </w:pPr>
    </w:p>
    <w:p w:rsidR="001D53F4" w:rsidDel="002B403E" w:rsidRDefault="001D53F4" w:rsidP="00953789">
      <w:pPr>
        <w:rPr>
          <w:del w:id="15" w:author="ונונו יגאל" w:date="2019-06-20T15:29:00Z"/>
          <w:rFonts w:cs="David"/>
          <w:b/>
          <w:bCs/>
          <w:sz w:val="28"/>
          <w:szCs w:val="28"/>
          <w:u w:val="single"/>
          <w:rtl/>
        </w:rPr>
      </w:pPr>
    </w:p>
    <w:p w:rsidR="001D53F4" w:rsidDel="002B403E" w:rsidRDefault="001D53F4" w:rsidP="00953789">
      <w:pPr>
        <w:rPr>
          <w:del w:id="16" w:author="ונונו יגאל" w:date="2019-06-20T15:29:00Z"/>
          <w:rFonts w:cs="David"/>
          <w:b/>
          <w:bCs/>
          <w:sz w:val="28"/>
          <w:szCs w:val="28"/>
          <w:u w:val="single"/>
          <w:rtl/>
        </w:rPr>
      </w:pPr>
    </w:p>
    <w:p w:rsidR="001D53F4" w:rsidDel="002B403E" w:rsidRDefault="001D53F4" w:rsidP="00953789">
      <w:pPr>
        <w:rPr>
          <w:del w:id="17" w:author="ונונו יגאל" w:date="2019-06-20T15:29:00Z"/>
          <w:rFonts w:cs="David"/>
          <w:b/>
          <w:bCs/>
          <w:sz w:val="28"/>
          <w:szCs w:val="28"/>
          <w:u w:val="single"/>
          <w:rtl/>
        </w:rPr>
      </w:pPr>
    </w:p>
    <w:p w:rsidR="001D53F4" w:rsidDel="002B403E" w:rsidRDefault="001D53F4" w:rsidP="00953789">
      <w:pPr>
        <w:rPr>
          <w:del w:id="18" w:author="ונונו יגאל" w:date="2019-06-20T15:29:00Z"/>
          <w:rFonts w:cs="David"/>
          <w:b/>
          <w:bCs/>
          <w:sz w:val="28"/>
          <w:szCs w:val="28"/>
          <w:u w:val="single"/>
          <w:rtl/>
        </w:rPr>
      </w:pPr>
    </w:p>
    <w:p w:rsidR="001D53F4" w:rsidDel="002B403E" w:rsidRDefault="001D53F4" w:rsidP="00953789">
      <w:pPr>
        <w:rPr>
          <w:del w:id="19" w:author="ונונו יגאל" w:date="2019-06-20T15:29:00Z"/>
          <w:rFonts w:cs="David"/>
          <w:b/>
          <w:bCs/>
          <w:sz w:val="28"/>
          <w:szCs w:val="28"/>
          <w:u w:val="single"/>
          <w:rtl/>
        </w:rPr>
      </w:pPr>
    </w:p>
    <w:p w:rsidR="001D53F4" w:rsidDel="002B403E" w:rsidRDefault="001D53F4" w:rsidP="00953789">
      <w:pPr>
        <w:rPr>
          <w:del w:id="20" w:author="ונונו יגאל" w:date="2019-06-20T15:29:00Z"/>
          <w:rFonts w:cs="David"/>
          <w:b/>
          <w:bCs/>
          <w:sz w:val="28"/>
          <w:szCs w:val="28"/>
          <w:u w:val="single"/>
          <w:rtl/>
        </w:rPr>
      </w:pPr>
    </w:p>
    <w:p w:rsidR="001D53F4" w:rsidDel="002B403E" w:rsidRDefault="001D53F4" w:rsidP="00953789">
      <w:pPr>
        <w:rPr>
          <w:del w:id="21" w:author="ונונו יגאל" w:date="2019-06-20T15:29:00Z"/>
          <w:rFonts w:cs="David"/>
          <w:b/>
          <w:bCs/>
          <w:sz w:val="28"/>
          <w:szCs w:val="28"/>
          <w:u w:val="single"/>
          <w:rtl/>
        </w:rPr>
      </w:pPr>
    </w:p>
    <w:p w:rsidR="001D53F4" w:rsidDel="002B403E" w:rsidRDefault="001D53F4" w:rsidP="00953789">
      <w:pPr>
        <w:rPr>
          <w:del w:id="22" w:author="ונונו יגאל" w:date="2019-06-20T15:29:00Z"/>
          <w:rFonts w:cs="David"/>
          <w:b/>
          <w:bCs/>
          <w:sz w:val="28"/>
          <w:szCs w:val="28"/>
          <w:u w:val="single"/>
          <w:rtl/>
        </w:rPr>
      </w:pPr>
    </w:p>
    <w:p w:rsidR="001D53F4" w:rsidDel="002B403E" w:rsidRDefault="001D53F4" w:rsidP="00953789">
      <w:pPr>
        <w:rPr>
          <w:del w:id="23" w:author="ונונו יגאל" w:date="2019-06-20T15:29:00Z"/>
          <w:rFonts w:cs="David"/>
          <w:b/>
          <w:bCs/>
          <w:sz w:val="28"/>
          <w:szCs w:val="28"/>
          <w:u w:val="single"/>
          <w:rtl/>
        </w:rPr>
      </w:pPr>
    </w:p>
    <w:p w:rsidR="001D53F4" w:rsidRDefault="001D53F4" w:rsidP="00953789">
      <w:pPr>
        <w:rPr>
          <w:rFonts w:cs="David"/>
          <w:b/>
          <w:bCs/>
          <w:sz w:val="28"/>
          <w:szCs w:val="28"/>
          <w:u w:val="single"/>
          <w:rtl/>
        </w:rPr>
      </w:pPr>
    </w:p>
    <w:p w:rsidR="001D53F4" w:rsidRPr="00047CE2" w:rsidRDefault="001D53F4" w:rsidP="001D53F4">
      <w:pPr>
        <w:tabs>
          <w:tab w:val="num" w:pos="2279"/>
        </w:tabs>
        <w:spacing w:line="360" w:lineRule="auto"/>
        <w:ind w:left="2279"/>
        <w:rPr>
          <w:rFonts w:cs="David"/>
          <w:b/>
          <w:bCs/>
          <w:sz w:val="28"/>
          <w:szCs w:val="28"/>
          <w:u w:val="single"/>
        </w:rPr>
      </w:pPr>
      <w:r w:rsidRPr="00047CE2">
        <w:rPr>
          <w:rFonts w:cs="David" w:hint="cs"/>
          <w:b/>
          <w:bCs/>
          <w:sz w:val="28"/>
          <w:szCs w:val="28"/>
          <w:u w:val="single"/>
          <w:rtl/>
        </w:rPr>
        <w:t xml:space="preserve">נספח </w:t>
      </w:r>
      <w:r>
        <w:rPr>
          <w:rFonts w:cs="David" w:hint="cs"/>
          <w:b/>
          <w:bCs/>
          <w:sz w:val="28"/>
          <w:szCs w:val="28"/>
          <w:u w:val="single"/>
          <w:rtl/>
        </w:rPr>
        <w:t>ג</w:t>
      </w:r>
      <w:r w:rsidRPr="00047CE2">
        <w:rPr>
          <w:rFonts w:cs="David" w:hint="cs"/>
          <w:b/>
          <w:bCs/>
          <w:sz w:val="28"/>
          <w:szCs w:val="28"/>
          <w:u w:val="single"/>
          <w:rtl/>
        </w:rPr>
        <w:t xml:space="preserve">' </w:t>
      </w:r>
      <w:r>
        <w:rPr>
          <w:rFonts w:cs="David" w:hint="cs"/>
          <w:b/>
          <w:bCs/>
          <w:sz w:val="28"/>
          <w:szCs w:val="28"/>
          <w:u w:val="single"/>
          <w:rtl/>
        </w:rPr>
        <w:t>-</w:t>
      </w:r>
      <w:r w:rsidRPr="00047CE2">
        <w:rPr>
          <w:rFonts w:cs="David" w:hint="cs"/>
          <w:b/>
          <w:bCs/>
          <w:sz w:val="28"/>
          <w:szCs w:val="28"/>
          <w:u w:val="single"/>
          <w:rtl/>
        </w:rPr>
        <w:t xml:space="preserve"> </w:t>
      </w:r>
      <w:r>
        <w:rPr>
          <w:rFonts w:cs="David" w:hint="cs"/>
          <w:b/>
          <w:bCs/>
          <w:sz w:val="28"/>
          <w:szCs w:val="28"/>
          <w:u w:val="single"/>
          <w:rtl/>
        </w:rPr>
        <w:t>נוהל חסימת/פתיחת אמצעי תדלוק</w:t>
      </w:r>
    </w:p>
    <w:p w:rsidR="001D53F4" w:rsidRPr="00047CE2" w:rsidRDefault="001D53F4" w:rsidP="001D53F4">
      <w:pPr>
        <w:rPr>
          <w:rFonts w:cs="David"/>
          <w:b/>
          <w:bCs/>
          <w:sz w:val="28"/>
          <w:szCs w:val="28"/>
          <w:u w:val="single"/>
          <w:rtl/>
        </w:rPr>
      </w:pPr>
    </w:p>
    <w:p w:rsidR="001D53F4" w:rsidRDefault="00C1579D" w:rsidP="003A24A8">
      <w:pPr>
        <w:numPr>
          <w:ilvl w:val="0"/>
          <w:numId w:val="43"/>
        </w:numPr>
        <w:tabs>
          <w:tab w:val="num" w:pos="1137"/>
        </w:tabs>
        <w:spacing w:line="360" w:lineRule="auto"/>
        <w:jc w:val="both"/>
        <w:rPr>
          <w:rFonts w:cs="David"/>
          <w:sz w:val="24"/>
          <w:szCs w:val="24"/>
        </w:rPr>
      </w:pPr>
      <w:r>
        <w:rPr>
          <w:rFonts w:cs="David" w:hint="cs"/>
          <w:sz w:val="24"/>
          <w:szCs w:val="24"/>
          <w:rtl/>
        </w:rPr>
        <w:t xml:space="preserve">חסימת/פתיחת אמצעי תדלוק (התקן תדלוק או כרטיס תדלוק מגנטי) </w:t>
      </w:r>
      <w:r w:rsidR="00B60A21">
        <w:rPr>
          <w:rFonts w:cs="David" w:hint="cs"/>
          <w:sz w:val="24"/>
          <w:szCs w:val="24"/>
          <w:rtl/>
        </w:rPr>
        <w:t>ת</w:t>
      </w:r>
      <w:r w:rsidR="0083530F">
        <w:rPr>
          <w:rFonts w:cs="David" w:hint="cs"/>
          <w:sz w:val="24"/>
          <w:szCs w:val="24"/>
          <w:rtl/>
        </w:rPr>
        <w:t>בוצע באחת מהחלופות הבאות</w:t>
      </w:r>
      <w:r>
        <w:rPr>
          <w:rFonts w:cs="David" w:hint="cs"/>
          <w:sz w:val="24"/>
          <w:szCs w:val="24"/>
          <w:rtl/>
        </w:rPr>
        <w:t>:</w:t>
      </w:r>
    </w:p>
    <w:p w:rsidR="00C1579D" w:rsidRDefault="00C1579D" w:rsidP="003A24A8">
      <w:pPr>
        <w:numPr>
          <w:ilvl w:val="1"/>
          <w:numId w:val="43"/>
        </w:numPr>
        <w:spacing w:line="360" w:lineRule="auto"/>
        <w:jc w:val="both"/>
        <w:rPr>
          <w:rFonts w:cs="David" w:hint="cs"/>
          <w:sz w:val="24"/>
          <w:szCs w:val="24"/>
        </w:rPr>
      </w:pPr>
      <w:r>
        <w:rPr>
          <w:rFonts w:cs="David" w:hint="cs"/>
          <w:sz w:val="24"/>
          <w:szCs w:val="24"/>
          <w:rtl/>
        </w:rPr>
        <w:t>העברת הבקשה באמצעות ממשק כספת</w:t>
      </w:r>
      <w:r w:rsidR="00D77C8B">
        <w:rPr>
          <w:rFonts w:cs="David" w:hint="cs"/>
          <w:sz w:val="24"/>
          <w:szCs w:val="24"/>
          <w:rtl/>
        </w:rPr>
        <w:t>. על החברה המפעילה לבצע את פעולת החסימה/פתיחה של אמצעי התדלוק בתוך 10 דקות, לכל המאוחר, מרגע קבלת השדר.</w:t>
      </w:r>
    </w:p>
    <w:p w:rsidR="00C1579D" w:rsidRDefault="00C1579D" w:rsidP="003A24A8">
      <w:pPr>
        <w:numPr>
          <w:ilvl w:val="1"/>
          <w:numId w:val="43"/>
        </w:numPr>
        <w:spacing w:line="360" w:lineRule="auto"/>
        <w:jc w:val="both"/>
        <w:rPr>
          <w:rFonts w:cs="David"/>
          <w:sz w:val="24"/>
          <w:szCs w:val="24"/>
        </w:rPr>
      </w:pPr>
      <w:r>
        <w:rPr>
          <w:rFonts w:cs="David" w:hint="cs"/>
          <w:sz w:val="24"/>
          <w:szCs w:val="24"/>
          <w:rtl/>
        </w:rPr>
        <w:t>ביצוע חסימה</w:t>
      </w:r>
      <w:r w:rsidR="0025375B">
        <w:rPr>
          <w:rFonts w:cs="David" w:hint="cs"/>
          <w:sz w:val="24"/>
          <w:szCs w:val="24"/>
          <w:rtl/>
        </w:rPr>
        <w:t>/פתיחה</w:t>
      </w:r>
      <w:r>
        <w:rPr>
          <w:rFonts w:cs="David" w:hint="cs"/>
          <w:sz w:val="24"/>
          <w:szCs w:val="24"/>
          <w:rtl/>
        </w:rPr>
        <w:t xml:space="preserve"> </w:t>
      </w:r>
      <w:r w:rsidR="00D77C8B">
        <w:rPr>
          <w:rFonts w:cs="David" w:hint="cs"/>
          <w:sz w:val="24"/>
          <w:szCs w:val="24"/>
          <w:rtl/>
        </w:rPr>
        <w:t xml:space="preserve">של אמצעי תדלוק </w:t>
      </w:r>
      <w:r>
        <w:rPr>
          <w:rFonts w:cs="David" w:hint="cs"/>
          <w:sz w:val="24"/>
          <w:szCs w:val="24"/>
          <w:rtl/>
        </w:rPr>
        <w:t xml:space="preserve">ע"י הגורם המוסמך שהוגדר ע"י המזמין באמצעות אתר האינטרנט המאובטח </w:t>
      </w:r>
      <w:r w:rsidR="00D77C8B">
        <w:rPr>
          <w:rFonts w:cs="David" w:hint="cs"/>
          <w:sz w:val="24"/>
          <w:szCs w:val="24"/>
          <w:rtl/>
        </w:rPr>
        <w:t>שי</w:t>
      </w:r>
      <w:r>
        <w:rPr>
          <w:rFonts w:cs="David" w:hint="cs"/>
          <w:sz w:val="24"/>
          <w:szCs w:val="24"/>
          <w:rtl/>
        </w:rPr>
        <w:t xml:space="preserve">גובה </w:t>
      </w:r>
      <w:r w:rsidR="00D77C8B">
        <w:rPr>
          <w:rFonts w:cs="David" w:hint="cs"/>
          <w:sz w:val="24"/>
          <w:szCs w:val="24"/>
          <w:rtl/>
        </w:rPr>
        <w:t xml:space="preserve">בדואר אלקטרוני </w:t>
      </w:r>
      <w:r>
        <w:rPr>
          <w:rFonts w:cs="David" w:hint="cs"/>
          <w:sz w:val="24"/>
          <w:szCs w:val="24"/>
          <w:rtl/>
        </w:rPr>
        <w:t>שיעב</w:t>
      </w:r>
      <w:r w:rsidR="0083530F">
        <w:rPr>
          <w:rFonts w:cs="David" w:hint="cs"/>
          <w:sz w:val="24"/>
          <w:szCs w:val="24"/>
          <w:rtl/>
        </w:rPr>
        <w:t>י</w:t>
      </w:r>
      <w:r>
        <w:rPr>
          <w:rFonts w:cs="David" w:hint="cs"/>
          <w:sz w:val="24"/>
          <w:szCs w:val="24"/>
          <w:rtl/>
        </w:rPr>
        <w:t>ר הגורם המוסמך שהוגדר ע"י המזמין לחברה המפעילה.</w:t>
      </w:r>
      <w:r w:rsidR="00D77C8B">
        <w:rPr>
          <w:rFonts w:cs="David" w:hint="cs"/>
          <w:sz w:val="24"/>
          <w:szCs w:val="24"/>
          <w:rtl/>
        </w:rPr>
        <w:t xml:space="preserve"> על החברה המפעילה לוודא את ביצוע פעולת החסימה/פתיחה של אמצעי התדלוק בתוך 10 דקות, לכל המאוחר, מרגע קבלת הדואר האלקטרוני.</w:t>
      </w:r>
    </w:p>
    <w:p w:rsidR="00C1579D" w:rsidRDefault="00C1579D" w:rsidP="003A24A8">
      <w:pPr>
        <w:numPr>
          <w:ilvl w:val="1"/>
          <w:numId w:val="43"/>
        </w:numPr>
        <w:spacing w:line="360" w:lineRule="auto"/>
        <w:jc w:val="both"/>
        <w:rPr>
          <w:rFonts w:cs="David" w:hint="cs"/>
          <w:sz w:val="24"/>
          <w:szCs w:val="24"/>
        </w:rPr>
      </w:pPr>
      <w:r>
        <w:rPr>
          <w:rFonts w:cs="David" w:hint="cs"/>
          <w:sz w:val="24"/>
          <w:szCs w:val="24"/>
          <w:rtl/>
        </w:rPr>
        <w:t xml:space="preserve">במקרים חריגים (כדוגמת נתק מערכות) </w:t>
      </w:r>
      <w:r w:rsidR="0025375B">
        <w:rPr>
          <w:rFonts w:cs="David" w:hint="cs"/>
          <w:sz w:val="24"/>
          <w:szCs w:val="24"/>
          <w:rtl/>
        </w:rPr>
        <w:t>-</w:t>
      </w:r>
      <w:r>
        <w:rPr>
          <w:rFonts w:cs="David" w:hint="cs"/>
          <w:sz w:val="24"/>
          <w:szCs w:val="24"/>
          <w:rtl/>
        </w:rPr>
        <w:t xml:space="preserve"> יבוצע באמצעות פניה טל</w:t>
      </w:r>
      <w:r w:rsidR="0083530F">
        <w:rPr>
          <w:rFonts w:cs="David" w:hint="cs"/>
          <w:sz w:val="24"/>
          <w:szCs w:val="24"/>
          <w:rtl/>
        </w:rPr>
        <w:t>פונית אשר תתועד ותגובה במייל שי</w:t>
      </w:r>
      <w:r>
        <w:rPr>
          <w:rFonts w:cs="David" w:hint="cs"/>
          <w:sz w:val="24"/>
          <w:szCs w:val="24"/>
          <w:rtl/>
        </w:rPr>
        <w:t>עב</w:t>
      </w:r>
      <w:r w:rsidR="0083530F">
        <w:rPr>
          <w:rFonts w:cs="David" w:hint="cs"/>
          <w:sz w:val="24"/>
          <w:szCs w:val="24"/>
          <w:rtl/>
        </w:rPr>
        <w:t>י</w:t>
      </w:r>
      <w:r>
        <w:rPr>
          <w:rFonts w:cs="David" w:hint="cs"/>
          <w:sz w:val="24"/>
          <w:szCs w:val="24"/>
          <w:rtl/>
        </w:rPr>
        <w:t>ר הגורם המוסמך שהוגדר ע"י המזמין לחברה המפעילה/ או באמצעות ממשק כספת לאחר עליית המערכת.</w:t>
      </w:r>
      <w:r w:rsidR="00E84ACE">
        <w:rPr>
          <w:rFonts w:cs="David" w:hint="cs"/>
          <w:sz w:val="24"/>
          <w:szCs w:val="24"/>
          <w:rtl/>
        </w:rPr>
        <w:t xml:space="preserve"> על החברה המפעילה לבצע את פעולת החסימה/פתיחה של אמצעי התדלוק בתוך 10 דקות, לכל המאוחר, מרגע ההודעה הטלפונית.</w:t>
      </w:r>
    </w:p>
    <w:p w:rsidR="00877E15" w:rsidRPr="00877E15" w:rsidRDefault="00877E15" w:rsidP="003A24A8">
      <w:pPr>
        <w:numPr>
          <w:ilvl w:val="0"/>
          <w:numId w:val="43"/>
        </w:numPr>
        <w:tabs>
          <w:tab w:val="num" w:pos="1137"/>
        </w:tabs>
        <w:spacing w:line="360" w:lineRule="auto"/>
        <w:jc w:val="both"/>
        <w:rPr>
          <w:rFonts w:cs="David"/>
          <w:sz w:val="24"/>
          <w:szCs w:val="24"/>
        </w:rPr>
      </w:pPr>
      <w:r w:rsidRPr="00877E15">
        <w:rPr>
          <w:rFonts w:ascii="Arial" w:hAnsi="Arial" w:cs="David" w:hint="cs"/>
          <w:sz w:val="24"/>
          <w:szCs w:val="24"/>
          <w:rtl/>
        </w:rPr>
        <w:t xml:space="preserve">החברה המפעילה תעדכן </w:t>
      </w:r>
      <w:r w:rsidR="00E84ACE">
        <w:rPr>
          <w:rFonts w:ascii="Arial" w:hAnsi="Arial" w:cs="David" w:hint="cs"/>
          <w:sz w:val="24"/>
          <w:szCs w:val="24"/>
          <w:rtl/>
        </w:rPr>
        <w:t xml:space="preserve">מייד עם סיום ביצוע הפעולה </w:t>
      </w:r>
      <w:r w:rsidRPr="00877E15">
        <w:rPr>
          <w:rFonts w:ascii="Arial" w:hAnsi="Arial" w:cs="David" w:hint="cs"/>
          <w:sz w:val="24"/>
          <w:szCs w:val="24"/>
          <w:rtl/>
        </w:rPr>
        <w:t>את נציג המזמין בהיזון חוזר</w:t>
      </w:r>
      <w:r w:rsidR="00E84ACE">
        <w:rPr>
          <w:rFonts w:ascii="Arial" w:hAnsi="Arial" w:cs="David" w:hint="cs"/>
          <w:sz w:val="24"/>
          <w:szCs w:val="24"/>
          <w:rtl/>
        </w:rPr>
        <w:t xml:space="preserve"> (דואר אלקטרוני, הודעת </w:t>
      </w:r>
      <w:r w:rsidR="00E84ACE">
        <w:rPr>
          <w:rFonts w:ascii="Arial" w:hAnsi="Arial" w:cs="David"/>
          <w:sz w:val="24"/>
          <w:szCs w:val="24"/>
        </w:rPr>
        <w:t>SMS</w:t>
      </w:r>
      <w:r w:rsidR="00E84ACE">
        <w:rPr>
          <w:rFonts w:ascii="Arial" w:hAnsi="Arial" w:cs="David" w:hint="cs"/>
          <w:sz w:val="24"/>
          <w:szCs w:val="24"/>
          <w:rtl/>
        </w:rPr>
        <w:t>, שדר באמצעות ממשק כספת או כל דרך אחרת שתסוכם בין הצדדים)</w:t>
      </w:r>
      <w:r w:rsidRPr="00877E15">
        <w:rPr>
          <w:rFonts w:ascii="Arial" w:hAnsi="Arial" w:cs="David" w:hint="cs"/>
          <w:sz w:val="24"/>
          <w:szCs w:val="24"/>
          <w:rtl/>
        </w:rPr>
        <w:t xml:space="preserve"> </w:t>
      </w:r>
      <w:r w:rsidR="00E84ACE">
        <w:rPr>
          <w:rFonts w:ascii="Arial" w:hAnsi="Arial" w:cs="David" w:hint="cs"/>
          <w:sz w:val="24"/>
          <w:szCs w:val="24"/>
          <w:rtl/>
        </w:rPr>
        <w:t>אודות</w:t>
      </w:r>
      <w:r w:rsidRPr="00877E15">
        <w:rPr>
          <w:rFonts w:ascii="Arial" w:hAnsi="Arial" w:cs="David" w:hint="cs"/>
          <w:sz w:val="24"/>
          <w:szCs w:val="24"/>
          <w:rtl/>
        </w:rPr>
        <w:t xml:space="preserve"> ביצוע פעולת </w:t>
      </w:r>
      <w:r w:rsidR="00E84ACE">
        <w:rPr>
          <w:rFonts w:ascii="Arial" w:hAnsi="Arial" w:cs="David" w:hint="cs"/>
          <w:sz w:val="24"/>
          <w:szCs w:val="24"/>
          <w:rtl/>
        </w:rPr>
        <w:t>ה</w:t>
      </w:r>
      <w:r w:rsidRPr="00877E15">
        <w:rPr>
          <w:rFonts w:ascii="Arial" w:hAnsi="Arial" w:cs="David" w:hint="cs"/>
          <w:sz w:val="24"/>
          <w:szCs w:val="24"/>
          <w:rtl/>
        </w:rPr>
        <w:t xml:space="preserve">חסימה או </w:t>
      </w:r>
      <w:r w:rsidR="00E84ACE">
        <w:rPr>
          <w:rFonts w:ascii="Arial" w:hAnsi="Arial" w:cs="David" w:hint="cs"/>
          <w:sz w:val="24"/>
          <w:szCs w:val="24"/>
          <w:rtl/>
        </w:rPr>
        <w:t>ה</w:t>
      </w:r>
      <w:r w:rsidRPr="00877E15">
        <w:rPr>
          <w:rFonts w:ascii="Arial" w:hAnsi="Arial" w:cs="David" w:hint="cs"/>
          <w:sz w:val="24"/>
          <w:szCs w:val="24"/>
          <w:rtl/>
        </w:rPr>
        <w:t xml:space="preserve">פתיחה של </w:t>
      </w:r>
      <w:r w:rsidR="00E84ACE">
        <w:rPr>
          <w:rFonts w:ascii="Arial" w:hAnsi="Arial" w:cs="David" w:hint="cs"/>
          <w:sz w:val="24"/>
          <w:szCs w:val="24"/>
          <w:rtl/>
        </w:rPr>
        <w:t>אמצעי</w:t>
      </w:r>
      <w:r w:rsidRPr="00877E15">
        <w:rPr>
          <w:rFonts w:ascii="Arial" w:hAnsi="Arial" w:cs="David" w:hint="cs"/>
          <w:sz w:val="24"/>
          <w:szCs w:val="24"/>
          <w:rtl/>
        </w:rPr>
        <w:t xml:space="preserve"> </w:t>
      </w:r>
      <w:r w:rsidR="00E84ACE">
        <w:rPr>
          <w:rFonts w:ascii="Arial" w:hAnsi="Arial" w:cs="David" w:hint="cs"/>
          <w:sz w:val="24"/>
          <w:szCs w:val="24"/>
          <w:rtl/>
        </w:rPr>
        <w:t>ה</w:t>
      </w:r>
      <w:r w:rsidRPr="00877E15">
        <w:rPr>
          <w:rFonts w:ascii="Arial" w:hAnsi="Arial" w:cs="David" w:hint="cs"/>
          <w:sz w:val="24"/>
          <w:szCs w:val="24"/>
          <w:rtl/>
        </w:rPr>
        <w:t>תדלוק.</w:t>
      </w:r>
    </w:p>
    <w:p w:rsidR="00214C0A" w:rsidRPr="00214C0A" w:rsidRDefault="00214C0A" w:rsidP="003A24A8">
      <w:pPr>
        <w:numPr>
          <w:ilvl w:val="0"/>
          <w:numId w:val="43"/>
        </w:numPr>
        <w:tabs>
          <w:tab w:val="num" w:pos="1137"/>
        </w:tabs>
        <w:spacing w:line="360" w:lineRule="auto"/>
        <w:jc w:val="both"/>
        <w:rPr>
          <w:rFonts w:cs="David"/>
          <w:sz w:val="24"/>
          <w:szCs w:val="24"/>
        </w:rPr>
      </w:pPr>
      <w:r w:rsidRPr="00214C0A">
        <w:rPr>
          <w:rFonts w:cs="David" w:hint="cs"/>
          <w:sz w:val="24"/>
          <w:szCs w:val="24"/>
          <w:rtl/>
        </w:rPr>
        <w:t xml:space="preserve">המשרד שומר לעצמו את הזכות להוסיף או לשנות את </w:t>
      </w:r>
      <w:r>
        <w:rPr>
          <w:rFonts w:cs="David" w:hint="cs"/>
          <w:sz w:val="24"/>
          <w:szCs w:val="24"/>
          <w:rtl/>
        </w:rPr>
        <w:t xml:space="preserve">נוהל חסימת/פתיחת אמצעי התדלוק </w:t>
      </w:r>
      <w:r w:rsidRPr="00214C0A">
        <w:rPr>
          <w:rFonts w:cs="David"/>
          <w:sz w:val="24"/>
          <w:szCs w:val="24"/>
        </w:rPr>
        <w:t xml:space="preserve"> </w:t>
      </w:r>
      <w:r w:rsidRPr="00214C0A">
        <w:rPr>
          <w:rFonts w:cs="David" w:hint="cs"/>
          <w:sz w:val="24"/>
          <w:szCs w:val="24"/>
          <w:rtl/>
        </w:rPr>
        <w:t xml:space="preserve">החברה המפעילה תדרש לתמוך בכל </w:t>
      </w:r>
      <w:r>
        <w:rPr>
          <w:rFonts w:cs="David" w:hint="cs"/>
          <w:sz w:val="24"/>
          <w:szCs w:val="24"/>
          <w:rtl/>
        </w:rPr>
        <w:t>נוהל</w:t>
      </w:r>
      <w:r w:rsidRPr="00214C0A">
        <w:rPr>
          <w:rFonts w:cs="David" w:hint="cs"/>
          <w:sz w:val="24"/>
          <w:szCs w:val="24"/>
          <w:rtl/>
        </w:rPr>
        <w:t xml:space="preserve"> שיקבע על-ידי המשרד.</w:t>
      </w:r>
    </w:p>
    <w:p w:rsidR="001D53F4" w:rsidRPr="00214C0A" w:rsidRDefault="001D53F4" w:rsidP="00953789">
      <w:pPr>
        <w:rPr>
          <w:rFonts w:cs="David"/>
          <w:b/>
          <w:bCs/>
          <w:sz w:val="28"/>
          <w:szCs w:val="28"/>
          <w:u w:val="single"/>
          <w:rtl/>
        </w:rPr>
      </w:pPr>
    </w:p>
    <w:sectPr w:rsidR="001D53F4" w:rsidRPr="00214C0A" w:rsidSect="00FE49F7">
      <w:headerReference w:type="even" r:id="rId15"/>
      <w:headerReference w:type="default" r:id="rId16"/>
      <w:footerReference w:type="even" r:id="rId17"/>
      <w:footerReference w:type="default" r:id="rId18"/>
      <w:headerReference w:type="first" r:id="rId19"/>
      <w:footerReference w:type="first" r:id="rId20"/>
      <w:pgSz w:w="11906" w:h="16838" w:code="9"/>
      <w:pgMar w:top="1418" w:right="1701" w:bottom="1418" w:left="1134" w:header="720" w:footer="720" w:gutter="0"/>
      <w:cols w:space="720"/>
      <w:titlePg/>
      <w:bidi/>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608D0" w:rsidRDefault="003608D0">
      <w:r>
        <w:separator/>
      </w:r>
    </w:p>
  </w:endnote>
  <w:endnote w:type="continuationSeparator" w:id="0">
    <w:p w:rsidR="003608D0" w:rsidRDefault="003608D0">
      <w:r>
        <w:continuationSeparator/>
      </w:r>
    </w:p>
  </w:endnote>
  <w:endnote w:type="continuationNotice" w:id="1">
    <w:p w:rsidR="003608D0" w:rsidRDefault="003608D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iriam">
    <w:panose1 w:val="020B05020501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C11B6" w:rsidRDefault="005C11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C11B6" w:rsidRDefault="005C11B6">
    <w:pPr>
      <w:pStyle w:val="Footer"/>
      <w:tabs>
        <w:tab w:val="clear" w:pos="4153"/>
        <w:tab w:val="center" w:pos="4535"/>
      </w:tabs>
      <w:rPr>
        <w:rFonts w:cs="David"/>
        <w:b/>
        <w:bCs/>
        <w:szCs w:val="28"/>
        <w:rtl/>
      </w:rPr>
    </w:pPr>
    <w:r>
      <w:rPr>
        <w:rtl/>
      </w:rPr>
      <w:tab/>
    </w:r>
    <w:r>
      <w:rPr>
        <w:rStyle w:val="PageNumber"/>
        <w:rFonts w:cs="David"/>
        <w:szCs w:val="28"/>
        <w:rtl/>
      </w:rPr>
      <w:fldChar w:fldCharType="begin"/>
    </w:r>
    <w:r>
      <w:rPr>
        <w:rStyle w:val="PageNumber"/>
        <w:rFonts w:cs="David"/>
        <w:szCs w:val="28"/>
        <w:rtl/>
      </w:rPr>
      <w:instrText xml:space="preserve"> </w:instrText>
    </w:r>
    <w:r>
      <w:rPr>
        <w:rStyle w:val="PageNumber"/>
        <w:rFonts w:cs="David"/>
        <w:szCs w:val="28"/>
      </w:rPr>
      <w:instrText>PAGE</w:instrText>
    </w:r>
    <w:r>
      <w:rPr>
        <w:rStyle w:val="PageNumber"/>
        <w:rFonts w:cs="David"/>
        <w:szCs w:val="28"/>
        <w:rtl/>
      </w:rPr>
      <w:instrText xml:space="preserve"> </w:instrText>
    </w:r>
    <w:r>
      <w:rPr>
        <w:rStyle w:val="PageNumber"/>
        <w:rFonts w:cs="David"/>
        <w:szCs w:val="28"/>
        <w:rtl/>
      </w:rPr>
      <w:fldChar w:fldCharType="separate"/>
    </w:r>
    <w:r w:rsidR="009C75B7">
      <w:rPr>
        <w:rStyle w:val="PageNumber"/>
        <w:rFonts w:cs="David"/>
        <w:noProof/>
        <w:szCs w:val="28"/>
        <w:rtl/>
      </w:rPr>
      <w:t>26</w:t>
    </w:r>
    <w:r>
      <w:rPr>
        <w:rStyle w:val="PageNumber"/>
        <w:rFonts w:cs="David"/>
        <w:szCs w:val="28"/>
        <w:rt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C11B6" w:rsidRPr="00E73D2F" w:rsidRDefault="005C11B6" w:rsidP="00FE49F7">
    <w:pPr>
      <w:pStyle w:val="Footer"/>
      <w:jc w:val="center"/>
      <w:rPr>
        <w:rFonts w:cs="David"/>
        <w:b/>
        <w:bCs/>
        <w:sz w:val="28"/>
        <w:szCs w:val="28"/>
      </w:rPr>
    </w:pPr>
    <w:r w:rsidRPr="00E73D2F">
      <w:rPr>
        <w:rFonts w:cs="David" w:hint="cs"/>
        <w:b/>
        <w:bCs/>
        <w:sz w:val="28"/>
        <w:szCs w:val="28"/>
        <w:rtl/>
      </w:rPr>
      <w:t>בלמ"ס</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608D0" w:rsidRDefault="003608D0">
      <w:r>
        <w:separator/>
      </w:r>
    </w:p>
  </w:footnote>
  <w:footnote w:type="continuationSeparator" w:id="0">
    <w:p w:rsidR="003608D0" w:rsidRDefault="003608D0">
      <w:r>
        <w:continuationSeparator/>
      </w:r>
    </w:p>
  </w:footnote>
  <w:footnote w:type="continuationNotice" w:id="1">
    <w:p w:rsidR="003608D0" w:rsidRDefault="003608D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C11B6" w:rsidRDefault="005C11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C11B6" w:rsidRDefault="005C11B6">
    <w:pPr>
      <w:pStyle w:val="Header"/>
      <w:tabs>
        <w:tab w:val="clear" w:pos="4153"/>
        <w:tab w:val="clear" w:pos="8306"/>
        <w:tab w:val="center" w:pos="4535"/>
        <w:tab w:val="right" w:pos="8929"/>
      </w:tabs>
      <w:rPr>
        <w:rFonts w:cs="David"/>
        <w:b/>
        <w:bCs/>
        <w:szCs w:val="28"/>
        <w:rtl/>
      </w:rPr>
    </w:pPr>
    <w:r>
      <w:rPr>
        <w:rFonts w:cs="David"/>
        <w:szCs w:val="24"/>
        <w:rtl/>
      </w:rPr>
      <w:tab/>
    </w:r>
    <w:r>
      <w:rPr>
        <w:rFonts w:cs="David"/>
        <w:b/>
        <w:bCs/>
        <w:szCs w:val="28"/>
        <w:rtl/>
      </w:rPr>
      <w:t xml:space="preserve">ב ל מ  " ס </w:t>
    </w:r>
  </w:p>
  <w:p w:rsidR="005C11B6" w:rsidRDefault="005C11B6">
    <w:pPr>
      <w:pStyle w:val="Header"/>
      <w:tabs>
        <w:tab w:val="clear" w:pos="4153"/>
        <w:tab w:val="clear" w:pos="8306"/>
        <w:tab w:val="center" w:pos="4535"/>
        <w:tab w:val="right" w:pos="8929"/>
      </w:tabs>
      <w:rPr>
        <w:rStyle w:val="PageNumber"/>
        <w:rFonts w:cs="David"/>
        <w:b/>
        <w:bCs/>
        <w:szCs w:val="24"/>
        <w:rtl/>
      </w:rPr>
    </w:pPr>
    <w:r>
      <w:rPr>
        <w:rFonts w:cs="David"/>
        <w:b/>
        <w:bCs/>
        <w:szCs w:val="24"/>
        <w:rtl/>
      </w:rPr>
      <w:tab/>
    </w:r>
  </w:p>
  <w:p w:rsidR="005C11B6" w:rsidRDefault="005C11B6" w:rsidP="00FE49F7">
    <w:pPr>
      <w:pStyle w:val="Header"/>
      <w:tabs>
        <w:tab w:val="clear" w:pos="4153"/>
        <w:tab w:val="clear" w:pos="8306"/>
        <w:tab w:val="center" w:pos="4535"/>
        <w:tab w:val="right" w:pos="8929"/>
      </w:tabs>
      <w:rPr>
        <w:rStyle w:val="PageNumber"/>
        <w:rFonts w:cs="David"/>
        <w:b/>
        <w:bCs/>
        <w:szCs w:val="28"/>
        <w:u w:val="single"/>
        <w:rtl/>
      </w:rPr>
    </w:pPr>
    <w:r>
      <w:rPr>
        <w:rStyle w:val="PageNumber"/>
        <w:rFonts w:cs="David"/>
        <w:b/>
        <w:bCs/>
        <w:szCs w:val="24"/>
        <w:rtl/>
      </w:rPr>
      <w:tab/>
    </w:r>
    <w:r>
      <w:rPr>
        <w:rStyle w:val="PageNumber"/>
        <w:rFonts w:cs="David"/>
        <w:b/>
        <w:bCs/>
        <w:szCs w:val="24"/>
        <w:rtl/>
      </w:rPr>
      <w:tab/>
    </w:r>
    <w:r>
      <w:rPr>
        <w:rStyle w:val="PageNumber"/>
        <w:rFonts w:cs="David"/>
        <w:b/>
        <w:bCs/>
        <w:szCs w:val="28"/>
        <w:u w:val="single"/>
        <w:rt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C11B6" w:rsidRDefault="005C11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6"/>
    <w:multiLevelType w:val="multilevel"/>
    <w:tmpl w:val="FAD4472A"/>
    <w:lvl w:ilvl="0">
      <w:start w:val="21"/>
      <w:numFmt w:val="decimal"/>
      <w:lvlText w:val="%1."/>
      <w:lvlJc w:val="left"/>
      <w:pPr>
        <w:ind w:left="720" w:hanging="360"/>
      </w:pPr>
      <w:rPr>
        <w:b w:val="0"/>
        <w:bCs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2B2107"/>
    <w:multiLevelType w:val="multilevel"/>
    <w:tmpl w:val="88720BFC"/>
    <w:lvl w:ilvl="0">
      <w:start w:val="3"/>
      <w:numFmt w:val="decimal"/>
      <w:lvlText w:val="%1."/>
      <w:lvlJc w:val="left"/>
      <w:pPr>
        <w:ind w:left="495" w:hanging="495"/>
      </w:pPr>
      <w:rPr>
        <w:rFonts w:hint="default"/>
      </w:rPr>
    </w:lvl>
    <w:lvl w:ilvl="1">
      <w:start w:val="4"/>
      <w:numFmt w:val="decimal"/>
      <w:lvlText w:val="%1.%2."/>
      <w:lvlJc w:val="left"/>
      <w:pPr>
        <w:ind w:left="1505" w:hanging="720"/>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435" w:hanging="1080"/>
      </w:pPr>
      <w:rPr>
        <w:rFonts w:hint="default"/>
      </w:rPr>
    </w:lvl>
    <w:lvl w:ilvl="4">
      <w:start w:val="1"/>
      <w:numFmt w:val="decimal"/>
      <w:lvlText w:val="%1.%2.%3.%4.%5."/>
      <w:lvlJc w:val="left"/>
      <w:pPr>
        <w:ind w:left="4220" w:hanging="1080"/>
      </w:pPr>
      <w:rPr>
        <w:rFonts w:hint="default"/>
      </w:rPr>
    </w:lvl>
    <w:lvl w:ilvl="5">
      <w:start w:val="1"/>
      <w:numFmt w:val="decimal"/>
      <w:lvlText w:val="%1.%2.%3.%4.%5.%6."/>
      <w:lvlJc w:val="left"/>
      <w:pPr>
        <w:ind w:left="5365" w:hanging="144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7295" w:hanging="1800"/>
      </w:pPr>
      <w:rPr>
        <w:rFonts w:hint="default"/>
      </w:rPr>
    </w:lvl>
    <w:lvl w:ilvl="8">
      <w:start w:val="1"/>
      <w:numFmt w:val="decimal"/>
      <w:lvlText w:val="%1.%2.%3.%4.%5.%6.%7.%8.%9."/>
      <w:lvlJc w:val="left"/>
      <w:pPr>
        <w:ind w:left="8440" w:hanging="2160"/>
      </w:pPr>
      <w:rPr>
        <w:rFonts w:hint="default"/>
      </w:rPr>
    </w:lvl>
  </w:abstractNum>
  <w:abstractNum w:abstractNumId="2" w15:restartNumberingAfterBreak="0">
    <w:nsid w:val="0A6F7B3F"/>
    <w:multiLevelType w:val="hybridMultilevel"/>
    <w:tmpl w:val="4C5CC63E"/>
    <w:lvl w:ilvl="0">
      <w:start w:val="1"/>
      <w:numFmt w:val="hebrew1"/>
      <w:lvlText w:val="%1."/>
      <w:lvlJc w:val="center"/>
      <w:pPr>
        <w:ind w:left="842" w:hanging="360"/>
      </w:pPr>
      <w:rPr>
        <w:b w:val="0"/>
        <w:bCs w:val="0"/>
      </w:rPr>
    </w:lvl>
    <w:lvl w:ilvl="1" w:tentative="1">
      <w:start w:val="1"/>
      <w:numFmt w:val="lowerLetter"/>
      <w:lvlText w:val="%2."/>
      <w:lvlJc w:val="left"/>
      <w:pPr>
        <w:ind w:left="1562" w:hanging="360"/>
      </w:pPr>
    </w:lvl>
    <w:lvl w:ilvl="2" w:tentative="1">
      <w:start w:val="1"/>
      <w:numFmt w:val="lowerRoman"/>
      <w:lvlText w:val="%3."/>
      <w:lvlJc w:val="right"/>
      <w:pPr>
        <w:ind w:left="2282" w:hanging="180"/>
      </w:pPr>
    </w:lvl>
    <w:lvl w:ilvl="3" w:tentative="1">
      <w:start w:val="1"/>
      <w:numFmt w:val="decimal"/>
      <w:lvlText w:val="%4."/>
      <w:lvlJc w:val="left"/>
      <w:pPr>
        <w:ind w:left="3002" w:hanging="360"/>
      </w:pPr>
    </w:lvl>
    <w:lvl w:ilvl="4" w:tentative="1">
      <w:start w:val="1"/>
      <w:numFmt w:val="lowerLetter"/>
      <w:lvlText w:val="%5."/>
      <w:lvlJc w:val="left"/>
      <w:pPr>
        <w:ind w:left="3722" w:hanging="360"/>
      </w:pPr>
    </w:lvl>
    <w:lvl w:ilvl="5" w:tentative="1">
      <w:start w:val="1"/>
      <w:numFmt w:val="lowerRoman"/>
      <w:lvlText w:val="%6."/>
      <w:lvlJc w:val="right"/>
      <w:pPr>
        <w:ind w:left="4442" w:hanging="180"/>
      </w:pPr>
    </w:lvl>
    <w:lvl w:ilvl="6" w:tentative="1">
      <w:start w:val="1"/>
      <w:numFmt w:val="decimal"/>
      <w:lvlText w:val="%7."/>
      <w:lvlJc w:val="left"/>
      <w:pPr>
        <w:ind w:left="5162" w:hanging="360"/>
      </w:pPr>
    </w:lvl>
    <w:lvl w:ilvl="7" w:tentative="1">
      <w:start w:val="1"/>
      <w:numFmt w:val="lowerLetter"/>
      <w:lvlText w:val="%8."/>
      <w:lvlJc w:val="left"/>
      <w:pPr>
        <w:ind w:left="5882" w:hanging="360"/>
      </w:pPr>
    </w:lvl>
    <w:lvl w:ilvl="8" w:tentative="1">
      <w:start w:val="1"/>
      <w:numFmt w:val="lowerRoman"/>
      <w:lvlText w:val="%9."/>
      <w:lvlJc w:val="right"/>
      <w:pPr>
        <w:ind w:left="6602" w:hanging="180"/>
      </w:pPr>
    </w:lvl>
  </w:abstractNum>
  <w:abstractNum w:abstractNumId="3" w15:restartNumberingAfterBreak="0">
    <w:nsid w:val="0E20250E"/>
    <w:multiLevelType w:val="multilevel"/>
    <w:tmpl w:val="7804B800"/>
    <w:lvl w:ilvl="0">
      <w:start w:val="3"/>
      <w:numFmt w:val="decimal"/>
      <w:lvlText w:val="%1."/>
      <w:lvlJc w:val="left"/>
      <w:pPr>
        <w:ind w:left="495" w:hanging="495"/>
      </w:pPr>
      <w:rPr>
        <w:rFonts w:hint="default"/>
      </w:rPr>
    </w:lvl>
    <w:lvl w:ilvl="1">
      <w:start w:val="1"/>
      <w:numFmt w:val="decimal"/>
      <w:lvlText w:val="%1.%2."/>
      <w:lvlJc w:val="left"/>
      <w:pPr>
        <w:ind w:left="1647" w:hanging="720"/>
      </w:pPr>
      <w:rPr>
        <w:rFonts w:hint="default"/>
      </w:rPr>
    </w:lvl>
    <w:lvl w:ilvl="2">
      <w:start w:val="1"/>
      <w:numFmt w:val="decimal"/>
      <w:lvlText w:val="%1.%2.%3."/>
      <w:lvlJc w:val="left"/>
      <w:pPr>
        <w:ind w:left="2574" w:hanging="720"/>
      </w:pPr>
      <w:rPr>
        <w:rFonts w:hint="default"/>
      </w:rPr>
    </w:lvl>
    <w:lvl w:ilvl="3">
      <w:start w:val="1"/>
      <w:numFmt w:val="decimal"/>
      <w:lvlText w:val="%1.%2.%3.%4."/>
      <w:lvlJc w:val="left"/>
      <w:pPr>
        <w:ind w:left="3861" w:hanging="1080"/>
      </w:pPr>
      <w:rPr>
        <w:rFonts w:hint="default"/>
      </w:rPr>
    </w:lvl>
    <w:lvl w:ilvl="4">
      <w:start w:val="1"/>
      <w:numFmt w:val="decimal"/>
      <w:lvlText w:val="%1.%2.%3.%4.%5."/>
      <w:lvlJc w:val="left"/>
      <w:pPr>
        <w:ind w:left="4788" w:hanging="1080"/>
      </w:pPr>
      <w:rPr>
        <w:rFonts w:hint="default"/>
      </w:rPr>
    </w:lvl>
    <w:lvl w:ilvl="5">
      <w:start w:val="1"/>
      <w:numFmt w:val="decimal"/>
      <w:lvlText w:val="%1.%2.%3.%4.%5.%6."/>
      <w:lvlJc w:val="left"/>
      <w:pPr>
        <w:ind w:left="6075" w:hanging="1440"/>
      </w:pPr>
      <w:rPr>
        <w:rFonts w:hint="default"/>
      </w:rPr>
    </w:lvl>
    <w:lvl w:ilvl="6">
      <w:start w:val="1"/>
      <w:numFmt w:val="decimal"/>
      <w:lvlText w:val="%1.%2.%3.%4.%5.%6.%7."/>
      <w:lvlJc w:val="left"/>
      <w:pPr>
        <w:ind w:left="7002" w:hanging="1440"/>
      </w:pPr>
      <w:rPr>
        <w:rFonts w:hint="default"/>
      </w:rPr>
    </w:lvl>
    <w:lvl w:ilvl="7">
      <w:start w:val="1"/>
      <w:numFmt w:val="decimal"/>
      <w:lvlText w:val="%1.%2.%3.%4.%5.%6.%7.%8."/>
      <w:lvlJc w:val="left"/>
      <w:pPr>
        <w:ind w:left="8289" w:hanging="1800"/>
      </w:pPr>
      <w:rPr>
        <w:rFonts w:hint="default"/>
      </w:rPr>
    </w:lvl>
    <w:lvl w:ilvl="8">
      <w:start w:val="1"/>
      <w:numFmt w:val="decimal"/>
      <w:lvlText w:val="%1.%2.%3.%4.%5.%6.%7.%8.%9."/>
      <w:lvlJc w:val="left"/>
      <w:pPr>
        <w:ind w:left="9576" w:hanging="2160"/>
      </w:pPr>
      <w:rPr>
        <w:rFonts w:hint="default"/>
      </w:rPr>
    </w:lvl>
  </w:abstractNum>
  <w:abstractNum w:abstractNumId="4" w15:restartNumberingAfterBreak="0">
    <w:nsid w:val="13013BCB"/>
    <w:multiLevelType w:val="multilevel"/>
    <w:tmpl w:val="BAD8754A"/>
    <w:lvl w:ilvl="0">
      <w:start w:val="3"/>
      <w:numFmt w:val="decimal"/>
      <w:lvlText w:val="%1."/>
      <w:lvlJc w:val="left"/>
      <w:pPr>
        <w:ind w:left="495" w:hanging="495"/>
      </w:pPr>
      <w:rPr>
        <w:rFonts w:hint="default"/>
      </w:rPr>
    </w:lvl>
    <w:lvl w:ilvl="1">
      <w:start w:val="5"/>
      <w:numFmt w:val="decimal"/>
      <w:lvlText w:val="%1.%2."/>
      <w:lvlJc w:val="left"/>
      <w:pPr>
        <w:ind w:left="1505" w:hanging="720"/>
      </w:pPr>
      <w:rPr>
        <w:rFonts w:hint="default"/>
      </w:rPr>
    </w:lvl>
    <w:lvl w:ilvl="2">
      <w:start w:val="1"/>
      <w:numFmt w:val="decimal"/>
      <w:lvlText w:val="%1.%2.%3."/>
      <w:lvlJc w:val="left"/>
      <w:pPr>
        <w:ind w:left="2290" w:hanging="720"/>
      </w:pPr>
      <w:rPr>
        <w:rFonts w:hint="default"/>
        <w:b w:val="0"/>
        <w:bCs w:val="0"/>
      </w:rPr>
    </w:lvl>
    <w:lvl w:ilvl="3">
      <w:start w:val="1"/>
      <w:numFmt w:val="decimal"/>
      <w:lvlText w:val="%1.%2.%3.%4."/>
      <w:lvlJc w:val="left"/>
      <w:pPr>
        <w:ind w:left="3435" w:hanging="1080"/>
      </w:pPr>
      <w:rPr>
        <w:rFonts w:hint="default"/>
      </w:rPr>
    </w:lvl>
    <w:lvl w:ilvl="4">
      <w:start w:val="1"/>
      <w:numFmt w:val="decimal"/>
      <w:lvlText w:val="%1.%2.%3.%4.%5."/>
      <w:lvlJc w:val="left"/>
      <w:pPr>
        <w:ind w:left="4220" w:hanging="1080"/>
      </w:pPr>
      <w:rPr>
        <w:rFonts w:hint="default"/>
      </w:rPr>
    </w:lvl>
    <w:lvl w:ilvl="5">
      <w:start w:val="1"/>
      <w:numFmt w:val="decimal"/>
      <w:lvlText w:val="%1.%2.%3.%4.%5.%6."/>
      <w:lvlJc w:val="left"/>
      <w:pPr>
        <w:ind w:left="5365" w:hanging="144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7295" w:hanging="1800"/>
      </w:pPr>
      <w:rPr>
        <w:rFonts w:hint="default"/>
      </w:rPr>
    </w:lvl>
    <w:lvl w:ilvl="8">
      <w:start w:val="1"/>
      <w:numFmt w:val="decimal"/>
      <w:lvlText w:val="%1.%2.%3.%4.%5.%6.%7.%8.%9."/>
      <w:lvlJc w:val="left"/>
      <w:pPr>
        <w:ind w:left="8440" w:hanging="2160"/>
      </w:pPr>
      <w:rPr>
        <w:rFonts w:hint="default"/>
      </w:rPr>
    </w:lvl>
  </w:abstractNum>
  <w:abstractNum w:abstractNumId="5" w15:restartNumberingAfterBreak="0">
    <w:nsid w:val="161E29E5"/>
    <w:multiLevelType w:val="hybridMultilevel"/>
    <w:tmpl w:val="4A38B23A"/>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15:restartNumberingAfterBreak="0">
    <w:nsid w:val="163529E1"/>
    <w:multiLevelType w:val="multilevel"/>
    <w:tmpl w:val="21D2F0BA"/>
    <w:lvl w:ilvl="0">
      <w:start w:val="1"/>
      <w:numFmt w:val="decimal"/>
      <w:lvlText w:val="%1."/>
      <w:lvlJc w:val="left"/>
      <w:pPr>
        <w:ind w:left="2628" w:hanging="360"/>
      </w:pPr>
      <w:rPr>
        <w:rFonts w:cs="David" w:hint="default"/>
      </w:rPr>
    </w:lvl>
    <w:lvl w:ilvl="1">
      <w:start w:val="1"/>
      <w:numFmt w:val="decimal"/>
      <w:isLgl/>
      <w:lvlText w:val="%1.%2"/>
      <w:lvlJc w:val="left"/>
      <w:pPr>
        <w:ind w:left="720" w:hanging="360"/>
      </w:pPr>
      <w:rPr>
        <w:rFonts w:cs="David" w:hint="default"/>
        <w:b/>
        <w:bCs/>
        <w:sz w:val="24"/>
        <w:szCs w:val="24"/>
      </w:rPr>
    </w:lvl>
    <w:lvl w:ilvl="2">
      <w:start w:val="1"/>
      <w:numFmt w:val="decimal"/>
      <w:isLgl/>
      <w:lvlText w:val="%1.%2.%3"/>
      <w:lvlJc w:val="left"/>
      <w:pPr>
        <w:ind w:left="1080" w:hanging="720"/>
      </w:pPr>
      <w:rPr>
        <w:rFonts w:hint="default"/>
        <w:b/>
        <w:bCs/>
        <w:sz w:val="24"/>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17CB6903"/>
    <w:multiLevelType w:val="multilevel"/>
    <w:tmpl w:val="56543D82"/>
    <w:lvl w:ilvl="0">
      <w:start w:val="4"/>
      <w:numFmt w:val="decimal"/>
      <w:lvlText w:val="%1."/>
      <w:lvlJc w:val="left"/>
      <w:pPr>
        <w:tabs>
          <w:tab w:val="num" w:pos="570"/>
        </w:tabs>
        <w:ind w:left="570" w:hanging="570"/>
      </w:pPr>
      <w:rPr>
        <w:rFonts w:cs="David" w:hint="default"/>
        <w:b w:val="0"/>
        <w:bCs w:val="0"/>
        <w:sz w:val="24"/>
        <w:szCs w:val="24"/>
      </w:rPr>
    </w:lvl>
    <w:lvl w:ilvl="1">
      <w:start w:val="1"/>
      <w:numFmt w:val="hebrew1"/>
      <w:lvlText w:val="%2."/>
      <w:lvlJc w:val="center"/>
      <w:pPr>
        <w:tabs>
          <w:tab w:val="num" w:pos="1137"/>
        </w:tabs>
        <w:ind w:left="1137" w:hanging="570"/>
      </w:pPr>
      <w:rPr>
        <w:rFonts w:ascii="Times New Roman" w:eastAsia="Times New Roman" w:hAnsi="Times New Roman" w:cs="David"/>
        <w:b w:val="0"/>
        <w:bCs w:val="0"/>
        <w:sz w:val="24"/>
        <w:szCs w:val="24"/>
      </w:rPr>
    </w:lvl>
    <w:lvl w:ilvl="2">
      <w:start w:val="1"/>
      <w:numFmt w:val="decimal"/>
      <w:isLgl/>
      <w:lvlText w:val="%1.%2.%3"/>
      <w:lvlJc w:val="left"/>
      <w:pPr>
        <w:tabs>
          <w:tab w:val="num" w:pos="1854"/>
        </w:tabs>
        <w:ind w:left="1854" w:hanging="720"/>
      </w:pPr>
      <w:rPr>
        <w:rFonts w:cs="David" w:hint="cs"/>
        <w:b w:val="0"/>
        <w:bCs w:val="0"/>
        <w:sz w:val="24"/>
        <w:szCs w:val="24"/>
      </w:rPr>
    </w:lvl>
    <w:lvl w:ilvl="3">
      <w:start w:val="1"/>
      <w:numFmt w:val="decimal"/>
      <w:isLgl/>
      <w:lvlText w:val="%1.%2.%3.%4"/>
      <w:lvlJc w:val="left"/>
      <w:pPr>
        <w:tabs>
          <w:tab w:val="num" w:pos="2421"/>
        </w:tabs>
        <w:ind w:left="2421" w:hanging="720"/>
      </w:pPr>
      <w:rPr>
        <w:rFonts w:cs="David" w:hint="default"/>
        <w:b w:val="0"/>
        <w:bCs w:val="0"/>
        <w:sz w:val="28"/>
      </w:rPr>
    </w:lvl>
    <w:lvl w:ilvl="4">
      <w:start w:val="1"/>
      <w:numFmt w:val="decimal"/>
      <w:isLgl/>
      <w:lvlText w:val="%1.%2.%3.%4.%5"/>
      <w:lvlJc w:val="left"/>
      <w:pPr>
        <w:tabs>
          <w:tab w:val="num" w:pos="3348"/>
        </w:tabs>
        <w:ind w:left="3348" w:hanging="1080"/>
      </w:pPr>
      <w:rPr>
        <w:rFonts w:hint="default"/>
        <w:sz w:val="28"/>
      </w:rPr>
    </w:lvl>
    <w:lvl w:ilvl="5">
      <w:start w:val="1"/>
      <w:numFmt w:val="decimal"/>
      <w:isLgl/>
      <w:lvlText w:val="%1.%2.%3.%4.%5.%6"/>
      <w:lvlJc w:val="left"/>
      <w:pPr>
        <w:tabs>
          <w:tab w:val="num" w:pos="3915"/>
        </w:tabs>
        <w:ind w:left="3915" w:hanging="1080"/>
      </w:pPr>
      <w:rPr>
        <w:rFonts w:hint="default"/>
        <w:sz w:val="28"/>
      </w:rPr>
    </w:lvl>
    <w:lvl w:ilvl="6">
      <w:start w:val="1"/>
      <w:numFmt w:val="decimal"/>
      <w:isLgl/>
      <w:lvlText w:val="%1.%2.%3.%4.%5.%6.%7"/>
      <w:lvlJc w:val="left"/>
      <w:pPr>
        <w:tabs>
          <w:tab w:val="num" w:pos="4842"/>
        </w:tabs>
        <w:ind w:left="4842" w:hanging="1440"/>
      </w:pPr>
      <w:rPr>
        <w:rFonts w:hint="default"/>
        <w:sz w:val="28"/>
      </w:rPr>
    </w:lvl>
    <w:lvl w:ilvl="7">
      <w:start w:val="1"/>
      <w:numFmt w:val="decimal"/>
      <w:isLgl/>
      <w:lvlText w:val="%1.%2.%3.%4.%5.%6.%7.%8"/>
      <w:lvlJc w:val="left"/>
      <w:pPr>
        <w:tabs>
          <w:tab w:val="num" w:pos="5409"/>
        </w:tabs>
        <w:ind w:left="5409" w:hanging="1440"/>
      </w:pPr>
      <w:rPr>
        <w:rFonts w:hint="default"/>
        <w:sz w:val="28"/>
      </w:rPr>
    </w:lvl>
    <w:lvl w:ilvl="8">
      <w:start w:val="1"/>
      <w:numFmt w:val="decimal"/>
      <w:isLgl/>
      <w:lvlText w:val="%1.%2.%3.%4.%5.%6.%7.%8.%9"/>
      <w:lvlJc w:val="left"/>
      <w:pPr>
        <w:tabs>
          <w:tab w:val="num" w:pos="6336"/>
        </w:tabs>
        <w:ind w:left="6336" w:hanging="1800"/>
      </w:pPr>
      <w:rPr>
        <w:rFonts w:hint="default"/>
        <w:sz w:val="28"/>
      </w:rPr>
    </w:lvl>
  </w:abstractNum>
  <w:abstractNum w:abstractNumId="8" w15:restartNumberingAfterBreak="0">
    <w:nsid w:val="18855C15"/>
    <w:multiLevelType w:val="multilevel"/>
    <w:tmpl w:val="BA528ED8"/>
    <w:lvl w:ilvl="0">
      <w:start w:val="3"/>
      <w:numFmt w:val="decimal"/>
      <w:lvlText w:val="%1."/>
      <w:lvlJc w:val="left"/>
      <w:pPr>
        <w:ind w:left="495" w:hanging="495"/>
      </w:pPr>
      <w:rPr>
        <w:rFonts w:hint="default"/>
      </w:rPr>
    </w:lvl>
    <w:lvl w:ilvl="1">
      <w:start w:val="2"/>
      <w:numFmt w:val="decimal"/>
      <w:lvlText w:val="%1.%2."/>
      <w:lvlJc w:val="left"/>
      <w:pPr>
        <w:ind w:left="2007" w:hanging="720"/>
      </w:pPr>
      <w:rPr>
        <w:rFonts w:hint="default"/>
      </w:rPr>
    </w:lvl>
    <w:lvl w:ilvl="2">
      <w:start w:val="1"/>
      <w:numFmt w:val="decimal"/>
      <w:lvlText w:val="%1.%2.%3."/>
      <w:lvlJc w:val="left"/>
      <w:pPr>
        <w:ind w:left="3294" w:hanging="720"/>
      </w:pPr>
      <w:rPr>
        <w:rFonts w:hint="default"/>
        <w:b w:val="0"/>
        <w:bCs w:val="0"/>
      </w:rPr>
    </w:lvl>
    <w:lvl w:ilvl="3">
      <w:start w:val="1"/>
      <w:numFmt w:val="decimal"/>
      <w:lvlText w:val="%1.%2.%3.%4."/>
      <w:lvlJc w:val="left"/>
      <w:pPr>
        <w:ind w:left="4941" w:hanging="1080"/>
      </w:pPr>
      <w:rPr>
        <w:rFonts w:hint="default"/>
      </w:rPr>
    </w:lvl>
    <w:lvl w:ilvl="4">
      <w:start w:val="1"/>
      <w:numFmt w:val="decimal"/>
      <w:lvlText w:val="%1.%2.%3.%4.%5."/>
      <w:lvlJc w:val="left"/>
      <w:pPr>
        <w:ind w:left="6228" w:hanging="1080"/>
      </w:pPr>
      <w:rPr>
        <w:rFonts w:hint="default"/>
      </w:rPr>
    </w:lvl>
    <w:lvl w:ilvl="5">
      <w:start w:val="1"/>
      <w:numFmt w:val="decimal"/>
      <w:lvlText w:val="%1.%2.%3.%4.%5.%6."/>
      <w:lvlJc w:val="left"/>
      <w:pPr>
        <w:ind w:left="7875" w:hanging="1440"/>
      </w:pPr>
      <w:rPr>
        <w:rFonts w:hint="default"/>
      </w:rPr>
    </w:lvl>
    <w:lvl w:ilvl="6">
      <w:start w:val="1"/>
      <w:numFmt w:val="decimal"/>
      <w:lvlText w:val="%1.%2.%3.%4.%5.%6.%7."/>
      <w:lvlJc w:val="left"/>
      <w:pPr>
        <w:ind w:left="9162" w:hanging="1440"/>
      </w:pPr>
      <w:rPr>
        <w:rFonts w:hint="default"/>
      </w:rPr>
    </w:lvl>
    <w:lvl w:ilvl="7">
      <w:start w:val="1"/>
      <w:numFmt w:val="decimal"/>
      <w:lvlText w:val="%1.%2.%3.%4.%5.%6.%7.%8."/>
      <w:lvlJc w:val="left"/>
      <w:pPr>
        <w:ind w:left="10809" w:hanging="1800"/>
      </w:pPr>
      <w:rPr>
        <w:rFonts w:hint="default"/>
      </w:rPr>
    </w:lvl>
    <w:lvl w:ilvl="8">
      <w:start w:val="1"/>
      <w:numFmt w:val="decimal"/>
      <w:lvlText w:val="%1.%2.%3.%4.%5.%6.%7.%8.%9."/>
      <w:lvlJc w:val="left"/>
      <w:pPr>
        <w:ind w:left="12456" w:hanging="2160"/>
      </w:pPr>
      <w:rPr>
        <w:rFonts w:hint="default"/>
      </w:rPr>
    </w:lvl>
  </w:abstractNum>
  <w:abstractNum w:abstractNumId="9" w15:restartNumberingAfterBreak="0">
    <w:nsid w:val="1B5A70A4"/>
    <w:multiLevelType w:val="multilevel"/>
    <w:tmpl w:val="EBF0F212"/>
    <w:lvl w:ilvl="0">
      <w:start w:val="1"/>
      <w:numFmt w:val="decimal"/>
      <w:lvlText w:val="%1."/>
      <w:lvlJc w:val="left"/>
      <w:pPr>
        <w:tabs>
          <w:tab w:val="num" w:pos="570"/>
        </w:tabs>
        <w:ind w:left="570" w:hanging="570"/>
      </w:pPr>
      <w:rPr>
        <w:rFonts w:cs="David" w:hint="default"/>
        <w:b w:val="0"/>
        <w:bCs w:val="0"/>
        <w:sz w:val="24"/>
        <w:szCs w:val="24"/>
      </w:rPr>
    </w:lvl>
    <w:lvl w:ilvl="1">
      <w:start w:val="1"/>
      <w:numFmt w:val="decimal"/>
      <w:isLgl/>
      <w:lvlText w:val="%1.%2"/>
      <w:lvlJc w:val="left"/>
      <w:pPr>
        <w:tabs>
          <w:tab w:val="num" w:pos="1137"/>
        </w:tabs>
        <w:ind w:left="1137" w:hanging="570"/>
      </w:pPr>
      <w:rPr>
        <w:rFonts w:cs="David" w:hint="default"/>
        <w:b w:val="0"/>
        <w:bCs w:val="0"/>
        <w:sz w:val="24"/>
        <w:szCs w:val="24"/>
        <w:lang w:bidi="he-IL"/>
      </w:rPr>
    </w:lvl>
    <w:lvl w:ilvl="2">
      <w:start w:val="1"/>
      <w:numFmt w:val="decimal"/>
      <w:isLgl/>
      <w:lvlText w:val="%1.%2.%3"/>
      <w:lvlJc w:val="left"/>
      <w:pPr>
        <w:tabs>
          <w:tab w:val="num" w:pos="1854"/>
        </w:tabs>
        <w:ind w:left="1854" w:hanging="720"/>
      </w:pPr>
      <w:rPr>
        <w:rFonts w:cs="David" w:hint="cs"/>
        <w:b w:val="0"/>
        <w:bCs w:val="0"/>
        <w:sz w:val="24"/>
        <w:szCs w:val="24"/>
        <w:lang w:bidi="he-IL"/>
      </w:rPr>
    </w:lvl>
    <w:lvl w:ilvl="3">
      <w:start w:val="1"/>
      <w:numFmt w:val="decimal"/>
      <w:isLgl/>
      <w:lvlText w:val="%1.%2.%3.%4"/>
      <w:lvlJc w:val="left"/>
      <w:pPr>
        <w:tabs>
          <w:tab w:val="num" w:pos="2421"/>
        </w:tabs>
        <w:ind w:left="2421" w:hanging="720"/>
      </w:pPr>
      <w:rPr>
        <w:rFonts w:cs="David" w:hint="default"/>
        <w:b w:val="0"/>
        <w:bCs w:val="0"/>
        <w:sz w:val="28"/>
        <w:lang w:bidi="he-IL"/>
      </w:rPr>
    </w:lvl>
    <w:lvl w:ilvl="4">
      <w:start w:val="1"/>
      <w:numFmt w:val="decimal"/>
      <w:isLgl/>
      <w:lvlText w:val="%1.%2.%3.%4.%5"/>
      <w:lvlJc w:val="left"/>
      <w:pPr>
        <w:tabs>
          <w:tab w:val="num" w:pos="3348"/>
        </w:tabs>
        <w:ind w:left="3348" w:hanging="1080"/>
      </w:pPr>
      <w:rPr>
        <w:rFonts w:hint="default"/>
        <w:sz w:val="28"/>
      </w:rPr>
    </w:lvl>
    <w:lvl w:ilvl="5">
      <w:start w:val="1"/>
      <w:numFmt w:val="decimal"/>
      <w:isLgl/>
      <w:lvlText w:val="%1.%2.%3.%4.%5.%6"/>
      <w:lvlJc w:val="left"/>
      <w:pPr>
        <w:tabs>
          <w:tab w:val="num" w:pos="3915"/>
        </w:tabs>
        <w:ind w:left="3915" w:hanging="1080"/>
      </w:pPr>
      <w:rPr>
        <w:rFonts w:hint="default"/>
        <w:sz w:val="28"/>
      </w:rPr>
    </w:lvl>
    <w:lvl w:ilvl="6">
      <w:start w:val="1"/>
      <w:numFmt w:val="decimal"/>
      <w:isLgl/>
      <w:lvlText w:val="%1.%2.%3.%4.%5.%6.%7"/>
      <w:lvlJc w:val="left"/>
      <w:pPr>
        <w:tabs>
          <w:tab w:val="num" w:pos="4842"/>
        </w:tabs>
        <w:ind w:left="4842" w:hanging="1440"/>
      </w:pPr>
      <w:rPr>
        <w:rFonts w:hint="default"/>
        <w:sz w:val="28"/>
      </w:rPr>
    </w:lvl>
    <w:lvl w:ilvl="7">
      <w:start w:val="1"/>
      <w:numFmt w:val="decimal"/>
      <w:isLgl/>
      <w:lvlText w:val="%1.%2.%3.%4.%5.%6.%7.%8"/>
      <w:lvlJc w:val="left"/>
      <w:pPr>
        <w:tabs>
          <w:tab w:val="num" w:pos="5409"/>
        </w:tabs>
        <w:ind w:left="5409" w:hanging="1440"/>
      </w:pPr>
      <w:rPr>
        <w:rFonts w:hint="default"/>
        <w:sz w:val="28"/>
      </w:rPr>
    </w:lvl>
    <w:lvl w:ilvl="8">
      <w:start w:val="1"/>
      <w:numFmt w:val="decimal"/>
      <w:isLgl/>
      <w:lvlText w:val="%1.%2.%3.%4.%5.%6.%7.%8.%9"/>
      <w:lvlJc w:val="left"/>
      <w:pPr>
        <w:tabs>
          <w:tab w:val="num" w:pos="6336"/>
        </w:tabs>
        <w:ind w:left="6336" w:hanging="1800"/>
      </w:pPr>
      <w:rPr>
        <w:rFonts w:hint="default"/>
        <w:sz w:val="28"/>
      </w:rPr>
    </w:lvl>
  </w:abstractNum>
  <w:abstractNum w:abstractNumId="10" w15:restartNumberingAfterBreak="0">
    <w:nsid w:val="22DE593C"/>
    <w:multiLevelType w:val="hybridMultilevel"/>
    <w:tmpl w:val="437C741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15:restartNumberingAfterBreak="0">
    <w:nsid w:val="26293156"/>
    <w:multiLevelType w:val="multilevel"/>
    <w:tmpl w:val="76DC4B70"/>
    <w:lvl w:ilvl="0">
      <w:start w:val="1"/>
      <w:numFmt w:val="decimal"/>
      <w:lvlText w:val="%1."/>
      <w:lvlJc w:val="left"/>
      <w:pPr>
        <w:tabs>
          <w:tab w:val="num" w:pos="570"/>
        </w:tabs>
        <w:ind w:left="570" w:hanging="570"/>
      </w:pPr>
      <w:rPr>
        <w:rFonts w:cs="David" w:hint="default"/>
        <w:b/>
        <w:bCs/>
        <w:sz w:val="24"/>
        <w:szCs w:val="24"/>
      </w:rPr>
    </w:lvl>
    <w:lvl w:ilvl="1">
      <w:start w:val="1"/>
      <w:numFmt w:val="decimal"/>
      <w:isLgl/>
      <w:lvlText w:val="%1.%2"/>
      <w:lvlJc w:val="left"/>
      <w:pPr>
        <w:tabs>
          <w:tab w:val="num" w:pos="1137"/>
        </w:tabs>
        <w:ind w:left="1137" w:hanging="570"/>
      </w:pPr>
      <w:rPr>
        <w:rFonts w:cs="David" w:hint="default"/>
        <w:b w:val="0"/>
        <w:bCs w:val="0"/>
        <w:sz w:val="24"/>
        <w:szCs w:val="24"/>
        <w:lang w:val="en-US" w:bidi="he-IL"/>
      </w:rPr>
    </w:lvl>
    <w:lvl w:ilvl="2">
      <w:start w:val="1"/>
      <w:numFmt w:val="decimal"/>
      <w:isLgl/>
      <w:lvlText w:val="%1.%2.%3"/>
      <w:lvlJc w:val="left"/>
      <w:pPr>
        <w:tabs>
          <w:tab w:val="num" w:pos="2279"/>
        </w:tabs>
        <w:ind w:left="2279" w:hanging="720"/>
      </w:pPr>
      <w:rPr>
        <w:rFonts w:cs="David" w:hint="cs"/>
        <w:b w:val="0"/>
        <w:bCs w:val="0"/>
        <w:sz w:val="24"/>
        <w:szCs w:val="24"/>
        <w:lang w:bidi="he-IL"/>
      </w:rPr>
    </w:lvl>
    <w:lvl w:ilvl="3">
      <w:start w:val="1"/>
      <w:numFmt w:val="decimal"/>
      <w:isLgl/>
      <w:lvlText w:val="%1.%2.%3.%4"/>
      <w:lvlJc w:val="left"/>
      <w:pPr>
        <w:tabs>
          <w:tab w:val="num" w:pos="2704"/>
        </w:tabs>
        <w:ind w:left="2704" w:hanging="720"/>
      </w:pPr>
      <w:rPr>
        <w:rFonts w:cs="David" w:hint="default"/>
        <w:b w:val="0"/>
        <w:bCs w:val="0"/>
        <w:sz w:val="28"/>
        <w:lang w:bidi="he-IL"/>
      </w:rPr>
    </w:lvl>
    <w:lvl w:ilvl="4">
      <w:start w:val="1"/>
      <w:numFmt w:val="decimal"/>
      <w:isLgl/>
      <w:lvlText w:val="%1.%2.%3.%4.%5"/>
      <w:lvlJc w:val="left"/>
      <w:pPr>
        <w:tabs>
          <w:tab w:val="num" w:pos="3348"/>
        </w:tabs>
        <w:ind w:left="3348" w:hanging="1080"/>
      </w:pPr>
      <w:rPr>
        <w:rFonts w:hint="default"/>
        <w:sz w:val="28"/>
      </w:rPr>
    </w:lvl>
    <w:lvl w:ilvl="5">
      <w:start w:val="1"/>
      <w:numFmt w:val="decimal"/>
      <w:isLgl/>
      <w:lvlText w:val="%1.%2.%3.%4.%5.%6"/>
      <w:lvlJc w:val="left"/>
      <w:pPr>
        <w:tabs>
          <w:tab w:val="num" w:pos="3915"/>
        </w:tabs>
        <w:ind w:left="3915" w:hanging="1080"/>
      </w:pPr>
      <w:rPr>
        <w:rFonts w:hint="default"/>
        <w:sz w:val="28"/>
      </w:rPr>
    </w:lvl>
    <w:lvl w:ilvl="6">
      <w:start w:val="1"/>
      <w:numFmt w:val="decimal"/>
      <w:isLgl/>
      <w:lvlText w:val="%1.%2.%3.%4.%5.%6.%7"/>
      <w:lvlJc w:val="left"/>
      <w:pPr>
        <w:tabs>
          <w:tab w:val="num" w:pos="4842"/>
        </w:tabs>
        <w:ind w:left="4842" w:hanging="1440"/>
      </w:pPr>
      <w:rPr>
        <w:rFonts w:hint="default"/>
        <w:sz w:val="28"/>
      </w:rPr>
    </w:lvl>
    <w:lvl w:ilvl="7">
      <w:start w:val="1"/>
      <w:numFmt w:val="decimal"/>
      <w:isLgl/>
      <w:lvlText w:val="%1.%2.%3.%4.%5.%6.%7.%8"/>
      <w:lvlJc w:val="left"/>
      <w:pPr>
        <w:tabs>
          <w:tab w:val="num" w:pos="5409"/>
        </w:tabs>
        <w:ind w:left="5409" w:hanging="1440"/>
      </w:pPr>
      <w:rPr>
        <w:rFonts w:hint="default"/>
        <w:sz w:val="28"/>
      </w:rPr>
    </w:lvl>
    <w:lvl w:ilvl="8">
      <w:start w:val="1"/>
      <w:numFmt w:val="decimal"/>
      <w:isLgl/>
      <w:lvlText w:val="%1.%2.%3.%4.%5.%6.%7.%8.%9"/>
      <w:lvlJc w:val="left"/>
      <w:pPr>
        <w:tabs>
          <w:tab w:val="num" w:pos="6336"/>
        </w:tabs>
        <w:ind w:left="6336" w:hanging="1800"/>
      </w:pPr>
      <w:rPr>
        <w:rFonts w:hint="default"/>
        <w:sz w:val="28"/>
      </w:rPr>
    </w:lvl>
  </w:abstractNum>
  <w:abstractNum w:abstractNumId="12" w15:restartNumberingAfterBreak="0">
    <w:nsid w:val="27E0062A"/>
    <w:multiLevelType w:val="multilevel"/>
    <w:tmpl w:val="56543D82"/>
    <w:lvl w:ilvl="0">
      <w:start w:val="4"/>
      <w:numFmt w:val="decimal"/>
      <w:lvlText w:val="%1."/>
      <w:lvlJc w:val="left"/>
      <w:pPr>
        <w:tabs>
          <w:tab w:val="num" w:pos="570"/>
        </w:tabs>
        <w:ind w:left="570" w:hanging="570"/>
      </w:pPr>
      <w:rPr>
        <w:rFonts w:cs="David" w:hint="default"/>
        <w:b w:val="0"/>
        <w:bCs w:val="0"/>
        <w:sz w:val="24"/>
        <w:szCs w:val="24"/>
      </w:rPr>
    </w:lvl>
    <w:lvl w:ilvl="1">
      <w:start w:val="1"/>
      <w:numFmt w:val="hebrew1"/>
      <w:lvlText w:val="%2."/>
      <w:lvlJc w:val="center"/>
      <w:pPr>
        <w:tabs>
          <w:tab w:val="num" w:pos="1137"/>
        </w:tabs>
        <w:ind w:left="1137" w:hanging="570"/>
      </w:pPr>
      <w:rPr>
        <w:rFonts w:ascii="Times New Roman" w:eastAsia="Times New Roman" w:hAnsi="Times New Roman" w:cs="David"/>
        <w:b w:val="0"/>
        <w:bCs w:val="0"/>
        <w:sz w:val="24"/>
        <w:szCs w:val="24"/>
      </w:rPr>
    </w:lvl>
    <w:lvl w:ilvl="2">
      <w:start w:val="1"/>
      <w:numFmt w:val="decimal"/>
      <w:isLgl/>
      <w:lvlText w:val="%1.%2.%3"/>
      <w:lvlJc w:val="left"/>
      <w:pPr>
        <w:tabs>
          <w:tab w:val="num" w:pos="1854"/>
        </w:tabs>
        <w:ind w:left="1854" w:hanging="720"/>
      </w:pPr>
      <w:rPr>
        <w:rFonts w:cs="David" w:hint="cs"/>
        <w:b w:val="0"/>
        <w:bCs w:val="0"/>
        <w:sz w:val="24"/>
        <w:szCs w:val="24"/>
      </w:rPr>
    </w:lvl>
    <w:lvl w:ilvl="3">
      <w:start w:val="1"/>
      <w:numFmt w:val="decimal"/>
      <w:isLgl/>
      <w:lvlText w:val="%1.%2.%3.%4"/>
      <w:lvlJc w:val="left"/>
      <w:pPr>
        <w:tabs>
          <w:tab w:val="num" w:pos="2421"/>
        </w:tabs>
        <w:ind w:left="2421" w:hanging="720"/>
      </w:pPr>
      <w:rPr>
        <w:rFonts w:cs="David" w:hint="default"/>
        <w:b w:val="0"/>
        <w:bCs w:val="0"/>
        <w:sz w:val="28"/>
      </w:rPr>
    </w:lvl>
    <w:lvl w:ilvl="4">
      <w:start w:val="1"/>
      <w:numFmt w:val="decimal"/>
      <w:isLgl/>
      <w:lvlText w:val="%1.%2.%3.%4.%5"/>
      <w:lvlJc w:val="left"/>
      <w:pPr>
        <w:tabs>
          <w:tab w:val="num" w:pos="3348"/>
        </w:tabs>
        <w:ind w:left="3348" w:hanging="1080"/>
      </w:pPr>
      <w:rPr>
        <w:rFonts w:hint="default"/>
        <w:sz w:val="28"/>
      </w:rPr>
    </w:lvl>
    <w:lvl w:ilvl="5">
      <w:start w:val="1"/>
      <w:numFmt w:val="decimal"/>
      <w:isLgl/>
      <w:lvlText w:val="%1.%2.%3.%4.%5.%6"/>
      <w:lvlJc w:val="left"/>
      <w:pPr>
        <w:tabs>
          <w:tab w:val="num" w:pos="3915"/>
        </w:tabs>
        <w:ind w:left="3915" w:hanging="1080"/>
      </w:pPr>
      <w:rPr>
        <w:rFonts w:hint="default"/>
        <w:sz w:val="28"/>
      </w:rPr>
    </w:lvl>
    <w:lvl w:ilvl="6">
      <w:start w:val="1"/>
      <w:numFmt w:val="decimal"/>
      <w:isLgl/>
      <w:lvlText w:val="%1.%2.%3.%4.%5.%6.%7"/>
      <w:lvlJc w:val="left"/>
      <w:pPr>
        <w:tabs>
          <w:tab w:val="num" w:pos="4842"/>
        </w:tabs>
        <w:ind w:left="4842" w:hanging="1440"/>
      </w:pPr>
      <w:rPr>
        <w:rFonts w:hint="default"/>
        <w:sz w:val="28"/>
      </w:rPr>
    </w:lvl>
    <w:lvl w:ilvl="7">
      <w:start w:val="1"/>
      <w:numFmt w:val="decimal"/>
      <w:isLgl/>
      <w:lvlText w:val="%1.%2.%3.%4.%5.%6.%7.%8"/>
      <w:lvlJc w:val="left"/>
      <w:pPr>
        <w:tabs>
          <w:tab w:val="num" w:pos="5409"/>
        </w:tabs>
        <w:ind w:left="5409" w:hanging="1440"/>
      </w:pPr>
      <w:rPr>
        <w:rFonts w:hint="default"/>
        <w:sz w:val="28"/>
      </w:rPr>
    </w:lvl>
    <w:lvl w:ilvl="8">
      <w:start w:val="1"/>
      <w:numFmt w:val="decimal"/>
      <w:isLgl/>
      <w:lvlText w:val="%1.%2.%3.%4.%5.%6.%7.%8.%9"/>
      <w:lvlJc w:val="left"/>
      <w:pPr>
        <w:tabs>
          <w:tab w:val="num" w:pos="6336"/>
        </w:tabs>
        <w:ind w:left="6336" w:hanging="1800"/>
      </w:pPr>
      <w:rPr>
        <w:rFonts w:hint="default"/>
        <w:sz w:val="28"/>
      </w:rPr>
    </w:lvl>
  </w:abstractNum>
  <w:abstractNum w:abstractNumId="13" w15:restartNumberingAfterBreak="0">
    <w:nsid w:val="281F7102"/>
    <w:multiLevelType w:val="multilevel"/>
    <w:tmpl w:val="3D2ACBF0"/>
    <w:lvl w:ilvl="0">
      <w:start w:val="2"/>
      <w:numFmt w:val="decimal"/>
      <w:lvlText w:val="%1."/>
      <w:lvlJc w:val="left"/>
      <w:pPr>
        <w:ind w:left="495" w:hanging="495"/>
      </w:pPr>
      <w:rPr>
        <w:rFonts w:hint="default"/>
      </w:rPr>
    </w:lvl>
    <w:lvl w:ilvl="1">
      <w:start w:val="9"/>
      <w:numFmt w:val="decimal"/>
      <w:lvlText w:val="%1.%2."/>
      <w:lvlJc w:val="left"/>
      <w:pPr>
        <w:ind w:left="1782" w:hanging="495"/>
      </w:pPr>
      <w:rPr>
        <w:rFonts w:hint="default"/>
      </w:rPr>
    </w:lvl>
    <w:lvl w:ilvl="2">
      <w:start w:val="1"/>
      <w:numFmt w:val="decimal"/>
      <w:lvlText w:val="%1.%2.%3."/>
      <w:lvlJc w:val="left"/>
      <w:pPr>
        <w:ind w:left="3294" w:hanging="720"/>
      </w:pPr>
      <w:rPr>
        <w:rFonts w:hint="default"/>
      </w:rPr>
    </w:lvl>
    <w:lvl w:ilvl="3">
      <w:start w:val="1"/>
      <w:numFmt w:val="decimal"/>
      <w:lvlText w:val="%1.%2.%3.%4."/>
      <w:lvlJc w:val="left"/>
      <w:pPr>
        <w:ind w:left="4581" w:hanging="720"/>
      </w:pPr>
      <w:rPr>
        <w:rFonts w:hint="default"/>
      </w:rPr>
    </w:lvl>
    <w:lvl w:ilvl="4">
      <w:start w:val="1"/>
      <w:numFmt w:val="decimal"/>
      <w:lvlText w:val="%1.%2.%3.%4.%5."/>
      <w:lvlJc w:val="left"/>
      <w:pPr>
        <w:ind w:left="6228" w:hanging="1080"/>
      </w:pPr>
      <w:rPr>
        <w:rFonts w:hint="default"/>
      </w:rPr>
    </w:lvl>
    <w:lvl w:ilvl="5">
      <w:start w:val="1"/>
      <w:numFmt w:val="decimal"/>
      <w:lvlText w:val="%1.%2.%3.%4.%5.%6."/>
      <w:lvlJc w:val="left"/>
      <w:pPr>
        <w:ind w:left="7515" w:hanging="1080"/>
      </w:pPr>
      <w:rPr>
        <w:rFonts w:hint="default"/>
      </w:rPr>
    </w:lvl>
    <w:lvl w:ilvl="6">
      <w:start w:val="1"/>
      <w:numFmt w:val="decimal"/>
      <w:lvlText w:val="%1.%2.%3.%4.%5.%6.%7."/>
      <w:lvlJc w:val="left"/>
      <w:pPr>
        <w:ind w:left="9162" w:hanging="1440"/>
      </w:pPr>
      <w:rPr>
        <w:rFonts w:hint="default"/>
      </w:rPr>
    </w:lvl>
    <w:lvl w:ilvl="7">
      <w:start w:val="1"/>
      <w:numFmt w:val="decimal"/>
      <w:lvlText w:val="%1.%2.%3.%4.%5.%6.%7.%8."/>
      <w:lvlJc w:val="left"/>
      <w:pPr>
        <w:ind w:left="10449" w:hanging="1440"/>
      </w:pPr>
      <w:rPr>
        <w:rFonts w:hint="default"/>
      </w:rPr>
    </w:lvl>
    <w:lvl w:ilvl="8">
      <w:start w:val="1"/>
      <w:numFmt w:val="decimal"/>
      <w:lvlText w:val="%1.%2.%3.%4.%5.%6.%7.%8.%9."/>
      <w:lvlJc w:val="left"/>
      <w:pPr>
        <w:ind w:left="12096" w:hanging="1800"/>
      </w:pPr>
      <w:rPr>
        <w:rFonts w:hint="default"/>
      </w:rPr>
    </w:lvl>
  </w:abstractNum>
  <w:abstractNum w:abstractNumId="14" w15:restartNumberingAfterBreak="0">
    <w:nsid w:val="2C2F4FDE"/>
    <w:multiLevelType w:val="multilevel"/>
    <w:tmpl w:val="7D3CDE9E"/>
    <w:lvl w:ilvl="0">
      <w:start w:val="3"/>
      <w:numFmt w:val="decimal"/>
      <w:lvlText w:val="%1."/>
      <w:lvlJc w:val="left"/>
      <w:pPr>
        <w:ind w:left="495" w:hanging="495"/>
      </w:pPr>
      <w:rPr>
        <w:rFonts w:hint="default"/>
      </w:rPr>
    </w:lvl>
    <w:lvl w:ilvl="1">
      <w:start w:val="3"/>
      <w:numFmt w:val="decimal"/>
      <w:lvlText w:val="%1.%2."/>
      <w:lvlJc w:val="left"/>
      <w:pPr>
        <w:ind w:left="2007" w:hanging="720"/>
      </w:pPr>
      <w:rPr>
        <w:rFonts w:hint="default"/>
      </w:rPr>
    </w:lvl>
    <w:lvl w:ilvl="2">
      <w:start w:val="1"/>
      <w:numFmt w:val="decimal"/>
      <w:lvlText w:val="%1.%2.%3."/>
      <w:lvlJc w:val="left"/>
      <w:pPr>
        <w:ind w:left="3294" w:hanging="720"/>
      </w:pPr>
      <w:rPr>
        <w:rFonts w:hint="default"/>
      </w:rPr>
    </w:lvl>
    <w:lvl w:ilvl="3">
      <w:start w:val="1"/>
      <w:numFmt w:val="decimal"/>
      <w:lvlText w:val="%1.%2.%3.%4."/>
      <w:lvlJc w:val="left"/>
      <w:pPr>
        <w:ind w:left="4941" w:hanging="1080"/>
      </w:pPr>
      <w:rPr>
        <w:rFonts w:hint="default"/>
      </w:rPr>
    </w:lvl>
    <w:lvl w:ilvl="4">
      <w:start w:val="1"/>
      <w:numFmt w:val="decimal"/>
      <w:lvlText w:val="%1.%2.%3.%4.%5."/>
      <w:lvlJc w:val="left"/>
      <w:pPr>
        <w:ind w:left="6228" w:hanging="1080"/>
      </w:pPr>
      <w:rPr>
        <w:rFonts w:hint="default"/>
      </w:rPr>
    </w:lvl>
    <w:lvl w:ilvl="5">
      <w:start w:val="1"/>
      <w:numFmt w:val="decimal"/>
      <w:lvlText w:val="%1.%2.%3.%4.%5.%6."/>
      <w:lvlJc w:val="left"/>
      <w:pPr>
        <w:ind w:left="7875" w:hanging="1440"/>
      </w:pPr>
      <w:rPr>
        <w:rFonts w:hint="default"/>
      </w:rPr>
    </w:lvl>
    <w:lvl w:ilvl="6">
      <w:start w:val="1"/>
      <w:numFmt w:val="decimal"/>
      <w:lvlText w:val="%1.%2.%3.%4.%5.%6.%7."/>
      <w:lvlJc w:val="left"/>
      <w:pPr>
        <w:ind w:left="9162" w:hanging="1440"/>
      </w:pPr>
      <w:rPr>
        <w:rFonts w:hint="default"/>
      </w:rPr>
    </w:lvl>
    <w:lvl w:ilvl="7">
      <w:start w:val="1"/>
      <w:numFmt w:val="decimal"/>
      <w:lvlText w:val="%1.%2.%3.%4.%5.%6.%7.%8."/>
      <w:lvlJc w:val="left"/>
      <w:pPr>
        <w:ind w:left="10809" w:hanging="1800"/>
      </w:pPr>
      <w:rPr>
        <w:rFonts w:hint="default"/>
      </w:rPr>
    </w:lvl>
    <w:lvl w:ilvl="8">
      <w:start w:val="1"/>
      <w:numFmt w:val="decimal"/>
      <w:lvlText w:val="%1.%2.%3.%4.%5.%6.%7.%8.%9."/>
      <w:lvlJc w:val="left"/>
      <w:pPr>
        <w:ind w:left="12456" w:hanging="2160"/>
      </w:pPr>
      <w:rPr>
        <w:rFonts w:hint="default"/>
      </w:rPr>
    </w:lvl>
  </w:abstractNum>
  <w:abstractNum w:abstractNumId="15" w15:restartNumberingAfterBreak="0">
    <w:nsid w:val="2EA361EB"/>
    <w:multiLevelType w:val="multilevel"/>
    <w:tmpl w:val="4C5277B8"/>
    <w:lvl w:ilvl="0">
      <w:start w:val="4"/>
      <w:numFmt w:val="decimal"/>
      <w:lvlText w:val="%1."/>
      <w:lvlJc w:val="left"/>
      <w:pPr>
        <w:ind w:left="360" w:hanging="360"/>
      </w:pPr>
      <w:rPr>
        <w:rFonts w:hint="default"/>
        <w:b w:val="0"/>
      </w:rPr>
    </w:lvl>
    <w:lvl w:ilvl="1">
      <w:start w:val="1"/>
      <w:numFmt w:val="decimal"/>
      <w:lvlText w:val="%1.%2."/>
      <w:lvlJc w:val="left"/>
      <w:pPr>
        <w:ind w:left="1800" w:hanging="720"/>
      </w:pPr>
      <w:rPr>
        <w:rFonts w:hint="default"/>
        <w:b/>
        <w:bCs w:val="0"/>
      </w:rPr>
    </w:lvl>
    <w:lvl w:ilvl="2">
      <w:start w:val="1"/>
      <w:numFmt w:val="decimal"/>
      <w:lvlText w:val="%1.%2.%3."/>
      <w:lvlJc w:val="left"/>
      <w:pPr>
        <w:ind w:left="2880" w:hanging="720"/>
      </w:pPr>
      <w:rPr>
        <w:rFonts w:hint="default"/>
        <w:b w:val="0"/>
      </w:rPr>
    </w:lvl>
    <w:lvl w:ilvl="3">
      <w:start w:val="1"/>
      <w:numFmt w:val="decimal"/>
      <w:lvlText w:val="%1.%2.%3.%4."/>
      <w:lvlJc w:val="left"/>
      <w:pPr>
        <w:ind w:left="4320" w:hanging="1080"/>
      </w:pPr>
      <w:rPr>
        <w:rFonts w:hint="default"/>
        <w:b w:val="0"/>
      </w:rPr>
    </w:lvl>
    <w:lvl w:ilvl="4">
      <w:start w:val="1"/>
      <w:numFmt w:val="decimal"/>
      <w:lvlText w:val="%1.%2.%3.%4.%5."/>
      <w:lvlJc w:val="left"/>
      <w:pPr>
        <w:ind w:left="5400" w:hanging="1080"/>
      </w:pPr>
      <w:rPr>
        <w:rFonts w:hint="default"/>
        <w:b w:val="0"/>
      </w:rPr>
    </w:lvl>
    <w:lvl w:ilvl="5">
      <w:start w:val="1"/>
      <w:numFmt w:val="decimal"/>
      <w:lvlText w:val="%1.%2.%3.%4.%5.%6."/>
      <w:lvlJc w:val="left"/>
      <w:pPr>
        <w:ind w:left="6840" w:hanging="1440"/>
      </w:pPr>
      <w:rPr>
        <w:rFonts w:hint="default"/>
        <w:b w:val="0"/>
      </w:rPr>
    </w:lvl>
    <w:lvl w:ilvl="6">
      <w:start w:val="1"/>
      <w:numFmt w:val="decimal"/>
      <w:lvlText w:val="%1.%2.%3.%4.%5.%6.%7."/>
      <w:lvlJc w:val="left"/>
      <w:pPr>
        <w:ind w:left="7920" w:hanging="1440"/>
      </w:pPr>
      <w:rPr>
        <w:rFonts w:hint="default"/>
        <w:b w:val="0"/>
      </w:rPr>
    </w:lvl>
    <w:lvl w:ilvl="7">
      <w:start w:val="1"/>
      <w:numFmt w:val="decimal"/>
      <w:lvlText w:val="%1.%2.%3.%4.%5.%6.%7.%8."/>
      <w:lvlJc w:val="left"/>
      <w:pPr>
        <w:ind w:left="9360" w:hanging="1800"/>
      </w:pPr>
      <w:rPr>
        <w:rFonts w:hint="default"/>
        <w:b w:val="0"/>
      </w:rPr>
    </w:lvl>
    <w:lvl w:ilvl="8">
      <w:start w:val="1"/>
      <w:numFmt w:val="decimal"/>
      <w:lvlText w:val="%1.%2.%3.%4.%5.%6.%7.%8.%9."/>
      <w:lvlJc w:val="left"/>
      <w:pPr>
        <w:ind w:left="10800" w:hanging="2160"/>
      </w:pPr>
      <w:rPr>
        <w:rFonts w:hint="default"/>
        <w:b w:val="0"/>
      </w:rPr>
    </w:lvl>
  </w:abstractNum>
  <w:abstractNum w:abstractNumId="16" w15:restartNumberingAfterBreak="0">
    <w:nsid w:val="2FE80310"/>
    <w:multiLevelType w:val="multilevel"/>
    <w:tmpl w:val="7804B800"/>
    <w:lvl w:ilvl="0">
      <w:start w:val="3"/>
      <w:numFmt w:val="decimal"/>
      <w:lvlText w:val="%1."/>
      <w:lvlJc w:val="left"/>
      <w:pPr>
        <w:ind w:left="495" w:hanging="495"/>
      </w:pPr>
      <w:rPr>
        <w:rFonts w:hint="default"/>
      </w:rPr>
    </w:lvl>
    <w:lvl w:ilvl="1">
      <w:start w:val="1"/>
      <w:numFmt w:val="decimal"/>
      <w:lvlText w:val="%1.%2."/>
      <w:lvlJc w:val="left"/>
      <w:pPr>
        <w:ind w:left="1647" w:hanging="720"/>
      </w:pPr>
      <w:rPr>
        <w:rFonts w:hint="default"/>
      </w:rPr>
    </w:lvl>
    <w:lvl w:ilvl="2">
      <w:start w:val="1"/>
      <w:numFmt w:val="decimal"/>
      <w:lvlText w:val="%1.%2.%3."/>
      <w:lvlJc w:val="left"/>
      <w:pPr>
        <w:ind w:left="2574" w:hanging="720"/>
      </w:pPr>
      <w:rPr>
        <w:rFonts w:hint="default"/>
      </w:rPr>
    </w:lvl>
    <w:lvl w:ilvl="3">
      <w:start w:val="1"/>
      <w:numFmt w:val="decimal"/>
      <w:lvlText w:val="%1.%2.%3.%4."/>
      <w:lvlJc w:val="left"/>
      <w:pPr>
        <w:ind w:left="3861" w:hanging="1080"/>
      </w:pPr>
      <w:rPr>
        <w:rFonts w:hint="default"/>
      </w:rPr>
    </w:lvl>
    <w:lvl w:ilvl="4">
      <w:start w:val="1"/>
      <w:numFmt w:val="decimal"/>
      <w:lvlText w:val="%1.%2.%3.%4.%5."/>
      <w:lvlJc w:val="left"/>
      <w:pPr>
        <w:ind w:left="4788" w:hanging="1080"/>
      </w:pPr>
      <w:rPr>
        <w:rFonts w:hint="default"/>
      </w:rPr>
    </w:lvl>
    <w:lvl w:ilvl="5">
      <w:start w:val="1"/>
      <w:numFmt w:val="decimal"/>
      <w:lvlText w:val="%1.%2.%3.%4.%5.%6."/>
      <w:lvlJc w:val="left"/>
      <w:pPr>
        <w:ind w:left="6075" w:hanging="1440"/>
      </w:pPr>
      <w:rPr>
        <w:rFonts w:hint="default"/>
      </w:rPr>
    </w:lvl>
    <w:lvl w:ilvl="6">
      <w:start w:val="1"/>
      <w:numFmt w:val="decimal"/>
      <w:lvlText w:val="%1.%2.%3.%4.%5.%6.%7."/>
      <w:lvlJc w:val="left"/>
      <w:pPr>
        <w:ind w:left="7002" w:hanging="1440"/>
      </w:pPr>
      <w:rPr>
        <w:rFonts w:hint="default"/>
      </w:rPr>
    </w:lvl>
    <w:lvl w:ilvl="7">
      <w:start w:val="1"/>
      <w:numFmt w:val="decimal"/>
      <w:lvlText w:val="%1.%2.%3.%4.%5.%6.%7.%8."/>
      <w:lvlJc w:val="left"/>
      <w:pPr>
        <w:ind w:left="8289" w:hanging="1800"/>
      </w:pPr>
      <w:rPr>
        <w:rFonts w:hint="default"/>
      </w:rPr>
    </w:lvl>
    <w:lvl w:ilvl="8">
      <w:start w:val="1"/>
      <w:numFmt w:val="decimal"/>
      <w:lvlText w:val="%1.%2.%3.%4.%5.%6.%7.%8.%9."/>
      <w:lvlJc w:val="left"/>
      <w:pPr>
        <w:ind w:left="9576" w:hanging="2160"/>
      </w:pPr>
      <w:rPr>
        <w:rFonts w:hint="default"/>
      </w:rPr>
    </w:lvl>
  </w:abstractNum>
  <w:abstractNum w:abstractNumId="17" w15:restartNumberingAfterBreak="0">
    <w:nsid w:val="32965224"/>
    <w:multiLevelType w:val="multilevel"/>
    <w:tmpl w:val="EBF0F212"/>
    <w:lvl w:ilvl="0">
      <w:start w:val="1"/>
      <w:numFmt w:val="decimal"/>
      <w:lvlText w:val="%1."/>
      <w:lvlJc w:val="left"/>
      <w:pPr>
        <w:tabs>
          <w:tab w:val="num" w:pos="570"/>
        </w:tabs>
        <w:ind w:left="570" w:hanging="570"/>
      </w:pPr>
      <w:rPr>
        <w:rFonts w:cs="David" w:hint="default"/>
        <w:b w:val="0"/>
        <w:bCs w:val="0"/>
        <w:sz w:val="24"/>
        <w:szCs w:val="24"/>
      </w:rPr>
    </w:lvl>
    <w:lvl w:ilvl="1">
      <w:start w:val="1"/>
      <w:numFmt w:val="decimal"/>
      <w:isLgl/>
      <w:lvlText w:val="%1.%2"/>
      <w:lvlJc w:val="left"/>
      <w:pPr>
        <w:tabs>
          <w:tab w:val="num" w:pos="1137"/>
        </w:tabs>
        <w:ind w:left="1137" w:hanging="570"/>
      </w:pPr>
      <w:rPr>
        <w:rFonts w:cs="David" w:hint="default"/>
        <w:b w:val="0"/>
        <w:bCs w:val="0"/>
        <w:sz w:val="24"/>
        <w:szCs w:val="24"/>
        <w:lang w:bidi="he-IL"/>
      </w:rPr>
    </w:lvl>
    <w:lvl w:ilvl="2">
      <w:start w:val="1"/>
      <w:numFmt w:val="decimal"/>
      <w:isLgl/>
      <w:lvlText w:val="%1.%2.%3"/>
      <w:lvlJc w:val="left"/>
      <w:pPr>
        <w:tabs>
          <w:tab w:val="num" w:pos="1854"/>
        </w:tabs>
        <w:ind w:left="1854" w:hanging="720"/>
      </w:pPr>
      <w:rPr>
        <w:rFonts w:cs="David" w:hint="cs"/>
        <w:b w:val="0"/>
        <w:bCs w:val="0"/>
        <w:sz w:val="24"/>
        <w:szCs w:val="24"/>
        <w:lang w:bidi="he-IL"/>
      </w:rPr>
    </w:lvl>
    <w:lvl w:ilvl="3">
      <w:start w:val="1"/>
      <w:numFmt w:val="decimal"/>
      <w:isLgl/>
      <w:lvlText w:val="%1.%2.%3.%4"/>
      <w:lvlJc w:val="left"/>
      <w:pPr>
        <w:tabs>
          <w:tab w:val="num" w:pos="2421"/>
        </w:tabs>
        <w:ind w:left="2421" w:hanging="720"/>
      </w:pPr>
      <w:rPr>
        <w:rFonts w:cs="David" w:hint="default"/>
        <w:b w:val="0"/>
        <w:bCs w:val="0"/>
        <w:sz w:val="28"/>
        <w:lang w:bidi="he-IL"/>
      </w:rPr>
    </w:lvl>
    <w:lvl w:ilvl="4">
      <w:start w:val="1"/>
      <w:numFmt w:val="decimal"/>
      <w:isLgl/>
      <w:lvlText w:val="%1.%2.%3.%4.%5"/>
      <w:lvlJc w:val="left"/>
      <w:pPr>
        <w:tabs>
          <w:tab w:val="num" w:pos="3348"/>
        </w:tabs>
        <w:ind w:left="3348" w:hanging="1080"/>
      </w:pPr>
      <w:rPr>
        <w:rFonts w:hint="default"/>
        <w:sz w:val="28"/>
      </w:rPr>
    </w:lvl>
    <w:lvl w:ilvl="5">
      <w:start w:val="1"/>
      <w:numFmt w:val="decimal"/>
      <w:isLgl/>
      <w:lvlText w:val="%1.%2.%3.%4.%5.%6"/>
      <w:lvlJc w:val="left"/>
      <w:pPr>
        <w:tabs>
          <w:tab w:val="num" w:pos="3915"/>
        </w:tabs>
        <w:ind w:left="3915" w:hanging="1080"/>
      </w:pPr>
      <w:rPr>
        <w:rFonts w:hint="default"/>
        <w:sz w:val="28"/>
      </w:rPr>
    </w:lvl>
    <w:lvl w:ilvl="6">
      <w:start w:val="1"/>
      <w:numFmt w:val="decimal"/>
      <w:isLgl/>
      <w:lvlText w:val="%1.%2.%3.%4.%5.%6.%7"/>
      <w:lvlJc w:val="left"/>
      <w:pPr>
        <w:tabs>
          <w:tab w:val="num" w:pos="4842"/>
        </w:tabs>
        <w:ind w:left="4842" w:hanging="1440"/>
      </w:pPr>
      <w:rPr>
        <w:rFonts w:hint="default"/>
        <w:sz w:val="28"/>
      </w:rPr>
    </w:lvl>
    <w:lvl w:ilvl="7">
      <w:start w:val="1"/>
      <w:numFmt w:val="decimal"/>
      <w:isLgl/>
      <w:lvlText w:val="%1.%2.%3.%4.%5.%6.%7.%8"/>
      <w:lvlJc w:val="left"/>
      <w:pPr>
        <w:tabs>
          <w:tab w:val="num" w:pos="5409"/>
        </w:tabs>
        <w:ind w:left="5409" w:hanging="1440"/>
      </w:pPr>
      <w:rPr>
        <w:rFonts w:hint="default"/>
        <w:sz w:val="28"/>
      </w:rPr>
    </w:lvl>
    <w:lvl w:ilvl="8">
      <w:start w:val="1"/>
      <w:numFmt w:val="decimal"/>
      <w:isLgl/>
      <w:lvlText w:val="%1.%2.%3.%4.%5.%6.%7.%8.%9"/>
      <w:lvlJc w:val="left"/>
      <w:pPr>
        <w:tabs>
          <w:tab w:val="num" w:pos="6336"/>
        </w:tabs>
        <w:ind w:left="6336" w:hanging="1800"/>
      </w:pPr>
      <w:rPr>
        <w:rFonts w:hint="default"/>
        <w:sz w:val="28"/>
      </w:rPr>
    </w:lvl>
  </w:abstractNum>
  <w:abstractNum w:abstractNumId="18" w15:restartNumberingAfterBreak="0">
    <w:nsid w:val="34E20BBE"/>
    <w:multiLevelType w:val="hybridMultilevel"/>
    <w:tmpl w:val="BD46B768"/>
    <w:lvl w:ilvl="0">
      <w:start w:val="1"/>
      <w:numFmt w:val="decimal"/>
      <w:lvlText w:val="%1."/>
      <w:lvlJc w:val="left"/>
      <w:pPr>
        <w:tabs>
          <w:tab w:val="num" w:pos="720"/>
        </w:tabs>
        <w:ind w:left="720" w:hanging="360"/>
      </w:pPr>
      <w:rPr>
        <w:strike w:val="0"/>
      </w:rPr>
    </w:lvl>
    <w:lvl w:ilvl="1">
      <w:start w:val="1"/>
      <w:numFmt w:val="hebrew1"/>
      <w:lvlText w:val="%2."/>
      <w:lvlJc w:val="center"/>
      <w:pPr>
        <w:tabs>
          <w:tab w:val="num" w:pos="1080"/>
        </w:tabs>
        <w:ind w:left="1080" w:hanging="360"/>
      </w:pPr>
      <w:rPr>
        <w:rFonts w:hint="default"/>
        <w:strike w:val="0"/>
      </w:rPr>
    </w:lvl>
    <w:lvl w:ilvl="2">
      <w:start w:val="1"/>
      <w:numFmt w:val="decimal"/>
      <w:lvlText w:val="%3)"/>
      <w:lvlJc w:val="lef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9" w15:restartNumberingAfterBreak="0">
    <w:nsid w:val="3CC7683D"/>
    <w:multiLevelType w:val="hybridMultilevel"/>
    <w:tmpl w:val="BF664B52"/>
    <w:lvl w:ilvl="0">
      <w:start w:val="20"/>
      <w:numFmt w:val="decimal"/>
      <w:lvlText w:val="%1."/>
      <w:lvlJc w:val="left"/>
      <w:pPr>
        <w:ind w:left="720" w:hanging="360"/>
      </w:pPr>
      <w:rPr>
        <w:rFonts w:ascii="David" w:eastAsia="David" w:hAnsi="David"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15:restartNumberingAfterBreak="0">
    <w:nsid w:val="3F4F78B6"/>
    <w:multiLevelType w:val="multilevel"/>
    <w:tmpl w:val="56543D82"/>
    <w:lvl w:ilvl="0">
      <w:start w:val="4"/>
      <w:numFmt w:val="decimal"/>
      <w:lvlText w:val="%1."/>
      <w:lvlJc w:val="left"/>
      <w:pPr>
        <w:tabs>
          <w:tab w:val="num" w:pos="570"/>
        </w:tabs>
        <w:ind w:left="570" w:hanging="570"/>
      </w:pPr>
      <w:rPr>
        <w:rFonts w:cs="David" w:hint="default"/>
        <w:b w:val="0"/>
        <w:bCs w:val="0"/>
        <w:sz w:val="24"/>
        <w:szCs w:val="24"/>
      </w:rPr>
    </w:lvl>
    <w:lvl w:ilvl="1">
      <w:start w:val="1"/>
      <w:numFmt w:val="hebrew1"/>
      <w:lvlText w:val="%2."/>
      <w:lvlJc w:val="center"/>
      <w:pPr>
        <w:tabs>
          <w:tab w:val="num" w:pos="1137"/>
        </w:tabs>
        <w:ind w:left="1137" w:hanging="570"/>
      </w:pPr>
      <w:rPr>
        <w:rFonts w:ascii="Times New Roman" w:eastAsia="Times New Roman" w:hAnsi="Times New Roman" w:cs="David"/>
        <w:b w:val="0"/>
        <w:bCs w:val="0"/>
        <w:sz w:val="24"/>
        <w:szCs w:val="24"/>
      </w:rPr>
    </w:lvl>
    <w:lvl w:ilvl="2">
      <w:start w:val="1"/>
      <w:numFmt w:val="decimal"/>
      <w:isLgl/>
      <w:lvlText w:val="%1.%2.%3"/>
      <w:lvlJc w:val="left"/>
      <w:pPr>
        <w:tabs>
          <w:tab w:val="num" w:pos="1854"/>
        </w:tabs>
        <w:ind w:left="1854" w:hanging="720"/>
      </w:pPr>
      <w:rPr>
        <w:rFonts w:cs="David" w:hint="cs"/>
        <w:b w:val="0"/>
        <w:bCs w:val="0"/>
        <w:sz w:val="24"/>
        <w:szCs w:val="24"/>
      </w:rPr>
    </w:lvl>
    <w:lvl w:ilvl="3">
      <w:start w:val="1"/>
      <w:numFmt w:val="decimal"/>
      <w:isLgl/>
      <w:lvlText w:val="%1.%2.%3.%4"/>
      <w:lvlJc w:val="left"/>
      <w:pPr>
        <w:tabs>
          <w:tab w:val="num" w:pos="2421"/>
        </w:tabs>
        <w:ind w:left="2421" w:hanging="720"/>
      </w:pPr>
      <w:rPr>
        <w:rFonts w:cs="David" w:hint="default"/>
        <w:b w:val="0"/>
        <w:bCs w:val="0"/>
        <w:sz w:val="28"/>
      </w:rPr>
    </w:lvl>
    <w:lvl w:ilvl="4">
      <w:start w:val="1"/>
      <w:numFmt w:val="decimal"/>
      <w:isLgl/>
      <w:lvlText w:val="%1.%2.%3.%4.%5"/>
      <w:lvlJc w:val="left"/>
      <w:pPr>
        <w:tabs>
          <w:tab w:val="num" w:pos="3348"/>
        </w:tabs>
        <w:ind w:left="3348" w:hanging="1080"/>
      </w:pPr>
      <w:rPr>
        <w:rFonts w:hint="default"/>
        <w:sz w:val="28"/>
      </w:rPr>
    </w:lvl>
    <w:lvl w:ilvl="5">
      <w:start w:val="1"/>
      <w:numFmt w:val="decimal"/>
      <w:isLgl/>
      <w:lvlText w:val="%1.%2.%3.%4.%5.%6"/>
      <w:lvlJc w:val="left"/>
      <w:pPr>
        <w:tabs>
          <w:tab w:val="num" w:pos="3915"/>
        </w:tabs>
        <w:ind w:left="3915" w:hanging="1080"/>
      </w:pPr>
      <w:rPr>
        <w:rFonts w:hint="default"/>
        <w:sz w:val="28"/>
      </w:rPr>
    </w:lvl>
    <w:lvl w:ilvl="6">
      <w:start w:val="1"/>
      <w:numFmt w:val="decimal"/>
      <w:isLgl/>
      <w:lvlText w:val="%1.%2.%3.%4.%5.%6.%7"/>
      <w:lvlJc w:val="left"/>
      <w:pPr>
        <w:tabs>
          <w:tab w:val="num" w:pos="4842"/>
        </w:tabs>
        <w:ind w:left="4842" w:hanging="1440"/>
      </w:pPr>
      <w:rPr>
        <w:rFonts w:hint="default"/>
        <w:sz w:val="28"/>
      </w:rPr>
    </w:lvl>
    <w:lvl w:ilvl="7">
      <w:start w:val="1"/>
      <w:numFmt w:val="decimal"/>
      <w:isLgl/>
      <w:lvlText w:val="%1.%2.%3.%4.%5.%6.%7.%8"/>
      <w:lvlJc w:val="left"/>
      <w:pPr>
        <w:tabs>
          <w:tab w:val="num" w:pos="5409"/>
        </w:tabs>
        <w:ind w:left="5409" w:hanging="1440"/>
      </w:pPr>
      <w:rPr>
        <w:rFonts w:hint="default"/>
        <w:sz w:val="28"/>
      </w:rPr>
    </w:lvl>
    <w:lvl w:ilvl="8">
      <w:start w:val="1"/>
      <w:numFmt w:val="decimal"/>
      <w:isLgl/>
      <w:lvlText w:val="%1.%2.%3.%4.%5.%6.%7.%8.%9"/>
      <w:lvlJc w:val="left"/>
      <w:pPr>
        <w:tabs>
          <w:tab w:val="num" w:pos="6336"/>
        </w:tabs>
        <w:ind w:left="6336" w:hanging="1800"/>
      </w:pPr>
      <w:rPr>
        <w:rFonts w:hint="default"/>
        <w:sz w:val="28"/>
      </w:rPr>
    </w:lvl>
  </w:abstractNum>
  <w:abstractNum w:abstractNumId="21" w15:restartNumberingAfterBreak="0">
    <w:nsid w:val="43D80A46"/>
    <w:multiLevelType w:val="multilevel"/>
    <w:tmpl w:val="EBF0F212"/>
    <w:lvl w:ilvl="0">
      <w:start w:val="1"/>
      <w:numFmt w:val="decimal"/>
      <w:lvlText w:val="%1."/>
      <w:lvlJc w:val="left"/>
      <w:pPr>
        <w:tabs>
          <w:tab w:val="num" w:pos="570"/>
        </w:tabs>
        <w:ind w:left="570" w:hanging="570"/>
      </w:pPr>
      <w:rPr>
        <w:rFonts w:cs="David" w:hint="default"/>
        <w:b w:val="0"/>
        <w:bCs w:val="0"/>
        <w:sz w:val="24"/>
        <w:szCs w:val="24"/>
      </w:rPr>
    </w:lvl>
    <w:lvl w:ilvl="1">
      <w:start w:val="1"/>
      <w:numFmt w:val="decimal"/>
      <w:isLgl/>
      <w:lvlText w:val="%1.%2"/>
      <w:lvlJc w:val="left"/>
      <w:pPr>
        <w:tabs>
          <w:tab w:val="num" w:pos="1137"/>
        </w:tabs>
        <w:ind w:left="1137" w:hanging="570"/>
      </w:pPr>
      <w:rPr>
        <w:rFonts w:cs="David" w:hint="default"/>
        <w:b w:val="0"/>
        <w:bCs w:val="0"/>
        <w:sz w:val="24"/>
        <w:szCs w:val="24"/>
        <w:lang w:bidi="he-IL"/>
      </w:rPr>
    </w:lvl>
    <w:lvl w:ilvl="2">
      <w:start w:val="1"/>
      <w:numFmt w:val="decimal"/>
      <w:isLgl/>
      <w:lvlText w:val="%1.%2.%3"/>
      <w:lvlJc w:val="left"/>
      <w:pPr>
        <w:tabs>
          <w:tab w:val="num" w:pos="1854"/>
        </w:tabs>
        <w:ind w:left="1854" w:hanging="720"/>
      </w:pPr>
      <w:rPr>
        <w:rFonts w:cs="David" w:hint="cs"/>
        <w:b w:val="0"/>
        <w:bCs w:val="0"/>
        <w:sz w:val="24"/>
        <w:szCs w:val="24"/>
        <w:lang w:bidi="he-IL"/>
      </w:rPr>
    </w:lvl>
    <w:lvl w:ilvl="3">
      <w:start w:val="1"/>
      <w:numFmt w:val="decimal"/>
      <w:isLgl/>
      <w:lvlText w:val="%1.%2.%3.%4"/>
      <w:lvlJc w:val="left"/>
      <w:pPr>
        <w:tabs>
          <w:tab w:val="num" w:pos="2421"/>
        </w:tabs>
        <w:ind w:left="2421" w:hanging="720"/>
      </w:pPr>
      <w:rPr>
        <w:rFonts w:cs="David" w:hint="default"/>
        <w:b w:val="0"/>
        <w:bCs w:val="0"/>
        <w:sz w:val="28"/>
        <w:lang w:bidi="he-IL"/>
      </w:rPr>
    </w:lvl>
    <w:lvl w:ilvl="4">
      <w:start w:val="1"/>
      <w:numFmt w:val="decimal"/>
      <w:isLgl/>
      <w:lvlText w:val="%1.%2.%3.%4.%5"/>
      <w:lvlJc w:val="left"/>
      <w:pPr>
        <w:tabs>
          <w:tab w:val="num" w:pos="3348"/>
        </w:tabs>
        <w:ind w:left="3348" w:hanging="1080"/>
      </w:pPr>
      <w:rPr>
        <w:rFonts w:hint="default"/>
        <w:sz w:val="28"/>
      </w:rPr>
    </w:lvl>
    <w:lvl w:ilvl="5">
      <w:start w:val="1"/>
      <w:numFmt w:val="decimal"/>
      <w:isLgl/>
      <w:lvlText w:val="%1.%2.%3.%4.%5.%6"/>
      <w:lvlJc w:val="left"/>
      <w:pPr>
        <w:tabs>
          <w:tab w:val="num" w:pos="3915"/>
        </w:tabs>
        <w:ind w:left="3915" w:hanging="1080"/>
      </w:pPr>
      <w:rPr>
        <w:rFonts w:hint="default"/>
        <w:sz w:val="28"/>
      </w:rPr>
    </w:lvl>
    <w:lvl w:ilvl="6">
      <w:start w:val="1"/>
      <w:numFmt w:val="decimal"/>
      <w:isLgl/>
      <w:lvlText w:val="%1.%2.%3.%4.%5.%6.%7"/>
      <w:lvlJc w:val="left"/>
      <w:pPr>
        <w:tabs>
          <w:tab w:val="num" w:pos="4842"/>
        </w:tabs>
        <w:ind w:left="4842" w:hanging="1440"/>
      </w:pPr>
      <w:rPr>
        <w:rFonts w:hint="default"/>
        <w:sz w:val="28"/>
      </w:rPr>
    </w:lvl>
    <w:lvl w:ilvl="7">
      <w:start w:val="1"/>
      <w:numFmt w:val="decimal"/>
      <w:isLgl/>
      <w:lvlText w:val="%1.%2.%3.%4.%5.%6.%7.%8"/>
      <w:lvlJc w:val="left"/>
      <w:pPr>
        <w:tabs>
          <w:tab w:val="num" w:pos="5409"/>
        </w:tabs>
        <w:ind w:left="5409" w:hanging="1440"/>
      </w:pPr>
      <w:rPr>
        <w:rFonts w:hint="default"/>
        <w:sz w:val="28"/>
      </w:rPr>
    </w:lvl>
    <w:lvl w:ilvl="8">
      <w:start w:val="1"/>
      <w:numFmt w:val="decimal"/>
      <w:isLgl/>
      <w:lvlText w:val="%1.%2.%3.%4.%5.%6.%7.%8.%9"/>
      <w:lvlJc w:val="left"/>
      <w:pPr>
        <w:tabs>
          <w:tab w:val="num" w:pos="6336"/>
        </w:tabs>
        <w:ind w:left="6336" w:hanging="1800"/>
      </w:pPr>
      <w:rPr>
        <w:rFonts w:hint="default"/>
        <w:sz w:val="28"/>
      </w:rPr>
    </w:lvl>
  </w:abstractNum>
  <w:abstractNum w:abstractNumId="22" w15:restartNumberingAfterBreak="0">
    <w:nsid w:val="49870DF2"/>
    <w:multiLevelType w:val="multilevel"/>
    <w:tmpl w:val="5644DDD4"/>
    <w:lvl w:ilvl="0">
      <w:start w:val="3"/>
      <w:numFmt w:val="decimal"/>
      <w:lvlText w:val="%1."/>
      <w:lvlJc w:val="left"/>
      <w:pPr>
        <w:ind w:left="495" w:hanging="495"/>
      </w:pPr>
      <w:rPr>
        <w:rFonts w:hint="default"/>
      </w:rPr>
    </w:lvl>
    <w:lvl w:ilvl="1">
      <w:start w:val="3"/>
      <w:numFmt w:val="decimal"/>
      <w:lvlText w:val="%1.%2."/>
      <w:lvlJc w:val="left"/>
      <w:pPr>
        <w:ind w:left="1505" w:hanging="720"/>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435" w:hanging="1080"/>
      </w:pPr>
      <w:rPr>
        <w:rFonts w:hint="default"/>
      </w:rPr>
    </w:lvl>
    <w:lvl w:ilvl="4">
      <w:start w:val="1"/>
      <w:numFmt w:val="decimal"/>
      <w:lvlText w:val="%1.%2.%3.%4.%5."/>
      <w:lvlJc w:val="left"/>
      <w:pPr>
        <w:ind w:left="4220" w:hanging="1080"/>
      </w:pPr>
      <w:rPr>
        <w:rFonts w:hint="default"/>
      </w:rPr>
    </w:lvl>
    <w:lvl w:ilvl="5">
      <w:start w:val="1"/>
      <w:numFmt w:val="decimal"/>
      <w:lvlText w:val="%1.%2.%3.%4.%5.%6."/>
      <w:lvlJc w:val="left"/>
      <w:pPr>
        <w:ind w:left="5365" w:hanging="144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7295" w:hanging="1800"/>
      </w:pPr>
      <w:rPr>
        <w:rFonts w:hint="default"/>
      </w:rPr>
    </w:lvl>
    <w:lvl w:ilvl="8">
      <w:start w:val="1"/>
      <w:numFmt w:val="decimal"/>
      <w:lvlText w:val="%1.%2.%3.%4.%5.%6.%7.%8.%9."/>
      <w:lvlJc w:val="left"/>
      <w:pPr>
        <w:ind w:left="8440" w:hanging="2160"/>
      </w:pPr>
      <w:rPr>
        <w:rFonts w:hint="default"/>
      </w:rPr>
    </w:lvl>
  </w:abstractNum>
  <w:abstractNum w:abstractNumId="23" w15:restartNumberingAfterBreak="0">
    <w:nsid w:val="4CC72AE0"/>
    <w:multiLevelType w:val="hybridMultilevel"/>
    <w:tmpl w:val="6040D0C4"/>
    <w:lvl w:ilvl="0">
      <w:start w:val="1"/>
      <w:numFmt w:val="hebrew1"/>
      <w:pStyle w:val="n-ot-3"/>
      <w:lvlText w:val="%1."/>
      <w:lvlJc w:val="left"/>
      <w:pPr>
        <w:ind w:left="1324" w:hanging="360"/>
      </w:pPr>
      <w:rPr>
        <w:color w:val="auto"/>
        <w:sz w:val="24"/>
        <w:lang w:val="en-US"/>
      </w:rPr>
    </w:lvl>
    <w:lvl w:ilvl="1">
      <w:start w:val="1"/>
      <w:numFmt w:val="decimal"/>
      <w:lvlText w:val="%2."/>
      <w:lvlJc w:val="left"/>
      <w:pPr>
        <w:ind w:left="2404" w:hanging="360"/>
      </w:pPr>
    </w:lvl>
    <w:lvl w:ilvl="2">
      <w:start w:val="1"/>
      <w:numFmt w:val="lowerRoman"/>
      <w:lvlText w:val="%3."/>
      <w:lvlJc w:val="right"/>
      <w:pPr>
        <w:ind w:left="3124" w:hanging="180"/>
      </w:pPr>
    </w:lvl>
    <w:lvl w:ilvl="3">
      <w:start w:val="1"/>
      <w:numFmt w:val="decimal"/>
      <w:lvlText w:val="%4."/>
      <w:lvlJc w:val="left"/>
      <w:pPr>
        <w:ind w:left="3844" w:hanging="360"/>
      </w:pPr>
    </w:lvl>
    <w:lvl w:ilvl="4">
      <w:start w:val="1"/>
      <w:numFmt w:val="lowerLetter"/>
      <w:lvlText w:val="%5."/>
      <w:lvlJc w:val="left"/>
      <w:pPr>
        <w:ind w:left="4564" w:hanging="360"/>
      </w:pPr>
    </w:lvl>
    <w:lvl w:ilvl="5">
      <w:start w:val="1"/>
      <w:numFmt w:val="lowerRoman"/>
      <w:lvlText w:val="%6."/>
      <w:lvlJc w:val="right"/>
      <w:pPr>
        <w:ind w:left="5284" w:hanging="180"/>
      </w:pPr>
    </w:lvl>
    <w:lvl w:ilvl="6">
      <w:start w:val="1"/>
      <w:numFmt w:val="decimal"/>
      <w:lvlText w:val="%7."/>
      <w:lvlJc w:val="left"/>
      <w:pPr>
        <w:ind w:left="6004" w:hanging="360"/>
      </w:pPr>
    </w:lvl>
    <w:lvl w:ilvl="7">
      <w:start w:val="1"/>
      <w:numFmt w:val="lowerLetter"/>
      <w:lvlText w:val="%8."/>
      <w:lvlJc w:val="left"/>
      <w:pPr>
        <w:ind w:left="6724" w:hanging="360"/>
      </w:pPr>
    </w:lvl>
    <w:lvl w:ilvl="8">
      <w:start w:val="1"/>
      <w:numFmt w:val="lowerRoman"/>
      <w:lvlText w:val="%9."/>
      <w:lvlJc w:val="right"/>
      <w:pPr>
        <w:ind w:left="7444" w:hanging="180"/>
      </w:pPr>
    </w:lvl>
  </w:abstractNum>
  <w:abstractNum w:abstractNumId="24" w15:restartNumberingAfterBreak="0">
    <w:nsid w:val="4EC2342C"/>
    <w:multiLevelType w:val="hybridMultilevel"/>
    <w:tmpl w:val="57804DD4"/>
    <w:lvl w:ilvl="0">
      <w:start w:val="1"/>
      <w:numFmt w:val="decimal"/>
      <w:lvlText w:val="%1."/>
      <w:lvlJc w:val="left"/>
      <w:pPr>
        <w:ind w:left="720" w:hanging="360"/>
      </w:pPr>
      <w:rPr>
        <w:rFonts w:ascii="Times New Roman" w:eastAsia="Times New Roman" w:hAnsi="Times New Roman" w:cs="Davi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15:restartNumberingAfterBreak="0">
    <w:nsid w:val="526C37D7"/>
    <w:multiLevelType w:val="multilevel"/>
    <w:tmpl w:val="2D7A01AC"/>
    <w:lvl w:ilvl="0">
      <w:start w:val="1"/>
      <w:numFmt w:val="decimal"/>
      <w:lvlText w:val="%1."/>
      <w:lvlJc w:val="left"/>
      <w:pPr>
        <w:tabs>
          <w:tab w:val="num" w:pos="360"/>
        </w:tabs>
        <w:ind w:left="360" w:hanging="360"/>
      </w:pPr>
      <w:rPr>
        <w:b w:val="0"/>
        <w:bCs w:val="0"/>
        <w:sz w:val="24"/>
        <w:szCs w:val="24"/>
      </w:rPr>
    </w:lvl>
    <w:lvl w:ilvl="1">
      <w:start w:val="1"/>
      <w:numFmt w:val="decimal"/>
      <w:lvlText w:val="%1.%2."/>
      <w:lvlJc w:val="left"/>
      <w:pPr>
        <w:tabs>
          <w:tab w:val="num" w:pos="858"/>
        </w:tabs>
        <w:ind w:left="858" w:hanging="432"/>
      </w:pPr>
      <w:rPr>
        <w:b w:val="0"/>
        <w:bCs w:val="0"/>
        <w:strike w:val="0"/>
        <w:dstrike w:val="0"/>
        <w:sz w:val="24"/>
        <w:szCs w:val="24"/>
        <w:u w:val="none"/>
        <w:effect w:val="none"/>
      </w:rPr>
    </w:lvl>
    <w:lvl w:ilvl="2">
      <w:start w:val="1"/>
      <w:numFmt w:val="decimal"/>
      <w:lvlText w:val="%1.%2.%3."/>
      <w:lvlJc w:val="left"/>
      <w:pPr>
        <w:tabs>
          <w:tab w:val="num" w:pos="2138"/>
        </w:tabs>
        <w:ind w:left="1922" w:hanging="504"/>
      </w:pPr>
      <w:rPr>
        <w:b w:val="0"/>
        <w:bCs w:val="0"/>
        <w:strike w:val="0"/>
        <w:dstrike w:val="0"/>
        <w:sz w:val="24"/>
        <w:szCs w:val="24"/>
        <w:u w:val="none"/>
        <w:effect w:val="none"/>
      </w:rPr>
    </w:lvl>
    <w:lvl w:ilvl="3">
      <w:start w:val="1"/>
      <w:numFmt w:val="decimal"/>
      <w:lvlText w:val="%1.%2.%3.%4."/>
      <w:lvlJc w:val="left"/>
      <w:pPr>
        <w:tabs>
          <w:tab w:val="num" w:pos="2160"/>
        </w:tabs>
        <w:ind w:left="1728" w:hanging="648"/>
      </w:pPr>
      <w:rPr>
        <w:sz w:val="24"/>
        <w:szCs w:val="24"/>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6" w15:restartNumberingAfterBreak="0">
    <w:nsid w:val="549C36E0"/>
    <w:multiLevelType w:val="multilevel"/>
    <w:tmpl w:val="56543D82"/>
    <w:lvl w:ilvl="0">
      <w:start w:val="4"/>
      <w:numFmt w:val="decimal"/>
      <w:lvlText w:val="%1."/>
      <w:lvlJc w:val="left"/>
      <w:pPr>
        <w:tabs>
          <w:tab w:val="num" w:pos="570"/>
        </w:tabs>
        <w:ind w:left="570" w:hanging="570"/>
      </w:pPr>
      <w:rPr>
        <w:rFonts w:cs="David" w:hint="default"/>
        <w:b w:val="0"/>
        <w:bCs w:val="0"/>
        <w:sz w:val="24"/>
        <w:szCs w:val="24"/>
      </w:rPr>
    </w:lvl>
    <w:lvl w:ilvl="1">
      <w:start w:val="1"/>
      <w:numFmt w:val="hebrew1"/>
      <w:lvlText w:val="%2."/>
      <w:lvlJc w:val="center"/>
      <w:pPr>
        <w:tabs>
          <w:tab w:val="num" w:pos="1137"/>
        </w:tabs>
        <w:ind w:left="1137" w:hanging="570"/>
      </w:pPr>
      <w:rPr>
        <w:rFonts w:ascii="Times New Roman" w:eastAsia="Times New Roman" w:hAnsi="Times New Roman" w:cs="David"/>
        <w:b w:val="0"/>
        <w:bCs w:val="0"/>
        <w:sz w:val="24"/>
        <w:szCs w:val="24"/>
      </w:rPr>
    </w:lvl>
    <w:lvl w:ilvl="2">
      <w:start w:val="1"/>
      <w:numFmt w:val="decimal"/>
      <w:isLgl/>
      <w:lvlText w:val="%1.%2.%3"/>
      <w:lvlJc w:val="left"/>
      <w:pPr>
        <w:tabs>
          <w:tab w:val="num" w:pos="1854"/>
        </w:tabs>
        <w:ind w:left="1854" w:hanging="720"/>
      </w:pPr>
      <w:rPr>
        <w:rFonts w:cs="David" w:hint="cs"/>
        <w:b w:val="0"/>
        <w:bCs w:val="0"/>
        <w:sz w:val="24"/>
        <w:szCs w:val="24"/>
      </w:rPr>
    </w:lvl>
    <w:lvl w:ilvl="3">
      <w:start w:val="1"/>
      <w:numFmt w:val="decimal"/>
      <w:isLgl/>
      <w:lvlText w:val="%1.%2.%3.%4"/>
      <w:lvlJc w:val="left"/>
      <w:pPr>
        <w:tabs>
          <w:tab w:val="num" w:pos="2421"/>
        </w:tabs>
        <w:ind w:left="2421" w:hanging="720"/>
      </w:pPr>
      <w:rPr>
        <w:rFonts w:cs="David" w:hint="default"/>
        <w:b w:val="0"/>
        <w:bCs w:val="0"/>
        <w:sz w:val="28"/>
      </w:rPr>
    </w:lvl>
    <w:lvl w:ilvl="4">
      <w:start w:val="1"/>
      <w:numFmt w:val="decimal"/>
      <w:isLgl/>
      <w:lvlText w:val="%1.%2.%3.%4.%5"/>
      <w:lvlJc w:val="left"/>
      <w:pPr>
        <w:tabs>
          <w:tab w:val="num" w:pos="3348"/>
        </w:tabs>
        <w:ind w:left="3348" w:hanging="1080"/>
      </w:pPr>
      <w:rPr>
        <w:rFonts w:hint="default"/>
        <w:sz w:val="28"/>
      </w:rPr>
    </w:lvl>
    <w:lvl w:ilvl="5">
      <w:start w:val="1"/>
      <w:numFmt w:val="decimal"/>
      <w:isLgl/>
      <w:lvlText w:val="%1.%2.%3.%4.%5.%6"/>
      <w:lvlJc w:val="left"/>
      <w:pPr>
        <w:tabs>
          <w:tab w:val="num" w:pos="3915"/>
        </w:tabs>
        <w:ind w:left="3915" w:hanging="1080"/>
      </w:pPr>
      <w:rPr>
        <w:rFonts w:hint="default"/>
        <w:sz w:val="28"/>
      </w:rPr>
    </w:lvl>
    <w:lvl w:ilvl="6">
      <w:start w:val="1"/>
      <w:numFmt w:val="decimal"/>
      <w:isLgl/>
      <w:lvlText w:val="%1.%2.%3.%4.%5.%6.%7"/>
      <w:lvlJc w:val="left"/>
      <w:pPr>
        <w:tabs>
          <w:tab w:val="num" w:pos="4842"/>
        </w:tabs>
        <w:ind w:left="4842" w:hanging="1440"/>
      </w:pPr>
      <w:rPr>
        <w:rFonts w:hint="default"/>
        <w:sz w:val="28"/>
      </w:rPr>
    </w:lvl>
    <w:lvl w:ilvl="7">
      <w:start w:val="1"/>
      <w:numFmt w:val="decimal"/>
      <w:isLgl/>
      <w:lvlText w:val="%1.%2.%3.%4.%5.%6.%7.%8"/>
      <w:lvlJc w:val="left"/>
      <w:pPr>
        <w:tabs>
          <w:tab w:val="num" w:pos="5409"/>
        </w:tabs>
        <w:ind w:left="5409" w:hanging="1440"/>
      </w:pPr>
      <w:rPr>
        <w:rFonts w:hint="default"/>
        <w:sz w:val="28"/>
      </w:rPr>
    </w:lvl>
    <w:lvl w:ilvl="8">
      <w:start w:val="1"/>
      <w:numFmt w:val="decimal"/>
      <w:isLgl/>
      <w:lvlText w:val="%1.%2.%3.%4.%5.%6.%7.%8.%9"/>
      <w:lvlJc w:val="left"/>
      <w:pPr>
        <w:tabs>
          <w:tab w:val="num" w:pos="6336"/>
        </w:tabs>
        <w:ind w:left="6336" w:hanging="1800"/>
      </w:pPr>
      <w:rPr>
        <w:rFonts w:hint="default"/>
        <w:sz w:val="28"/>
      </w:rPr>
    </w:lvl>
  </w:abstractNum>
  <w:abstractNum w:abstractNumId="27" w15:restartNumberingAfterBreak="0">
    <w:nsid w:val="5A97136C"/>
    <w:multiLevelType w:val="multilevel"/>
    <w:tmpl w:val="ACF0FE1E"/>
    <w:lvl w:ilvl="0">
      <w:start w:val="4"/>
      <w:numFmt w:val="decimal"/>
      <w:lvlText w:val="%1."/>
      <w:lvlJc w:val="left"/>
      <w:pPr>
        <w:tabs>
          <w:tab w:val="num" w:pos="570"/>
        </w:tabs>
        <w:ind w:left="570" w:hanging="570"/>
      </w:pPr>
      <w:rPr>
        <w:rFonts w:cs="David" w:hint="default"/>
        <w:b w:val="0"/>
        <w:bCs w:val="0"/>
        <w:sz w:val="24"/>
        <w:szCs w:val="24"/>
      </w:rPr>
    </w:lvl>
    <w:lvl w:ilvl="1">
      <w:start w:val="1"/>
      <w:numFmt w:val="hebrew1"/>
      <w:lvlText w:val="%2."/>
      <w:lvlJc w:val="center"/>
      <w:pPr>
        <w:tabs>
          <w:tab w:val="num" w:pos="1137"/>
        </w:tabs>
        <w:ind w:left="1137" w:hanging="570"/>
      </w:pPr>
      <w:rPr>
        <w:rFonts w:hint="default"/>
        <w:b w:val="0"/>
        <w:bCs w:val="0"/>
        <w:sz w:val="24"/>
        <w:szCs w:val="24"/>
      </w:rPr>
    </w:lvl>
    <w:lvl w:ilvl="2">
      <w:start w:val="1"/>
      <w:numFmt w:val="decimal"/>
      <w:isLgl/>
      <w:lvlText w:val="%1.%2.%3"/>
      <w:lvlJc w:val="left"/>
      <w:pPr>
        <w:tabs>
          <w:tab w:val="num" w:pos="1854"/>
        </w:tabs>
        <w:ind w:left="1854" w:hanging="720"/>
      </w:pPr>
      <w:rPr>
        <w:rFonts w:cs="David" w:hint="cs"/>
        <w:b w:val="0"/>
        <w:bCs w:val="0"/>
        <w:sz w:val="24"/>
        <w:szCs w:val="24"/>
      </w:rPr>
    </w:lvl>
    <w:lvl w:ilvl="3">
      <w:start w:val="1"/>
      <w:numFmt w:val="decimal"/>
      <w:isLgl/>
      <w:lvlText w:val="%1.%2.%3.%4"/>
      <w:lvlJc w:val="left"/>
      <w:pPr>
        <w:tabs>
          <w:tab w:val="num" w:pos="2421"/>
        </w:tabs>
        <w:ind w:left="2421" w:hanging="720"/>
      </w:pPr>
      <w:rPr>
        <w:rFonts w:cs="David" w:hint="default"/>
        <w:b w:val="0"/>
        <w:bCs w:val="0"/>
        <w:sz w:val="28"/>
      </w:rPr>
    </w:lvl>
    <w:lvl w:ilvl="4">
      <w:start w:val="1"/>
      <w:numFmt w:val="decimal"/>
      <w:isLgl/>
      <w:lvlText w:val="%1.%2.%3.%4.%5"/>
      <w:lvlJc w:val="left"/>
      <w:pPr>
        <w:tabs>
          <w:tab w:val="num" w:pos="3348"/>
        </w:tabs>
        <w:ind w:left="3348" w:hanging="1080"/>
      </w:pPr>
      <w:rPr>
        <w:rFonts w:hint="default"/>
        <w:sz w:val="28"/>
      </w:rPr>
    </w:lvl>
    <w:lvl w:ilvl="5">
      <w:start w:val="1"/>
      <w:numFmt w:val="decimal"/>
      <w:isLgl/>
      <w:lvlText w:val="%1.%2.%3.%4.%5.%6"/>
      <w:lvlJc w:val="left"/>
      <w:pPr>
        <w:tabs>
          <w:tab w:val="num" w:pos="3915"/>
        </w:tabs>
        <w:ind w:left="3915" w:hanging="1080"/>
      </w:pPr>
      <w:rPr>
        <w:rFonts w:hint="default"/>
        <w:sz w:val="28"/>
      </w:rPr>
    </w:lvl>
    <w:lvl w:ilvl="6">
      <w:start w:val="1"/>
      <w:numFmt w:val="decimal"/>
      <w:isLgl/>
      <w:lvlText w:val="%1.%2.%3.%4.%5.%6.%7"/>
      <w:lvlJc w:val="left"/>
      <w:pPr>
        <w:tabs>
          <w:tab w:val="num" w:pos="4842"/>
        </w:tabs>
        <w:ind w:left="4842" w:hanging="1440"/>
      </w:pPr>
      <w:rPr>
        <w:rFonts w:hint="default"/>
        <w:sz w:val="28"/>
      </w:rPr>
    </w:lvl>
    <w:lvl w:ilvl="7">
      <w:start w:val="1"/>
      <w:numFmt w:val="decimal"/>
      <w:isLgl/>
      <w:lvlText w:val="%1.%2.%3.%4.%5.%6.%7.%8"/>
      <w:lvlJc w:val="left"/>
      <w:pPr>
        <w:tabs>
          <w:tab w:val="num" w:pos="5409"/>
        </w:tabs>
        <w:ind w:left="5409" w:hanging="1440"/>
      </w:pPr>
      <w:rPr>
        <w:rFonts w:hint="default"/>
        <w:sz w:val="28"/>
      </w:rPr>
    </w:lvl>
    <w:lvl w:ilvl="8">
      <w:start w:val="1"/>
      <w:numFmt w:val="decimal"/>
      <w:isLgl/>
      <w:lvlText w:val="%1.%2.%3.%4.%5.%6.%7.%8.%9"/>
      <w:lvlJc w:val="left"/>
      <w:pPr>
        <w:tabs>
          <w:tab w:val="num" w:pos="6336"/>
        </w:tabs>
        <w:ind w:left="6336" w:hanging="1800"/>
      </w:pPr>
      <w:rPr>
        <w:rFonts w:hint="default"/>
        <w:sz w:val="28"/>
      </w:rPr>
    </w:lvl>
  </w:abstractNum>
  <w:abstractNum w:abstractNumId="28" w15:restartNumberingAfterBreak="0">
    <w:nsid w:val="5ECF7926"/>
    <w:multiLevelType w:val="multilevel"/>
    <w:tmpl w:val="F21A71C2"/>
    <w:lvl w:ilvl="0">
      <w:start w:val="4"/>
      <w:numFmt w:val="decimal"/>
      <w:lvlText w:val="%1."/>
      <w:lvlJc w:val="left"/>
      <w:pPr>
        <w:tabs>
          <w:tab w:val="num" w:pos="570"/>
        </w:tabs>
        <w:ind w:left="570" w:hanging="570"/>
      </w:pPr>
      <w:rPr>
        <w:rFonts w:cs="David" w:hint="default"/>
        <w:b w:val="0"/>
        <w:bCs w:val="0"/>
        <w:sz w:val="24"/>
        <w:szCs w:val="24"/>
      </w:rPr>
    </w:lvl>
    <w:lvl w:ilvl="1">
      <w:start w:val="1"/>
      <w:numFmt w:val="hebrew1"/>
      <w:lvlText w:val="%2."/>
      <w:lvlJc w:val="center"/>
      <w:pPr>
        <w:tabs>
          <w:tab w:val="num" w:pos="1137"/>
        </w:tabs>
        <w:ind w:left="1137" w:hanging="570"/>
      </w:pPr>
      <w:rPr>
        <w:rFonts w:hint="default"/>
        <w:b w:val="0"/>
        <w:bCs w:val="0"/>
        <w:sz w:val="24"/>
        <w:szCs w:val="24"/>
      </w:rPr>
    </w:lvl>
    <w:lvl w:ilvl="2">
      <w:start w:val="1"/>
      <w:numFmt w:val="decimal"/>
      <w:isLgl/>
      <w:lvlText w:val="%1.%2.%3"/>
      <w:lvlJc w:val="left"/>
      <w:pPr>
        <w:tabs>
          <w:tab w:val="num" w:pos="1854"/>
        </w:tabs>
        <w:ind w:left="1854" w:hanging="720"/>
      </w:pPr>
      <w:rPr>
        <w:rFonts w:cs="David" w:hint="cs"/>
        <w:b w:val="0"/>
        <w:bCs w:val="0"/>
        <w:sz w:val="24"/>
        <w:szCs w:val="24"/>
      </w:rPr>
    </w:lvl>
    <w:lvl w:ilvl="3">
      <w:start w:val="1"/>
      <w:numFmt w:val="decimal"/>
      <w:isLgl/>
      <w:lvlText w:val="%1.%2.%3.%4"/>
      <w:lvlJc w:val="left"/>
      <w:pPr>
        <w:tabs>
          <w:tab w:val="num" w:pos="2421"/>
        </w:tabs>
        <w:ind w:left="2421" w:hanging="720"/>
      </w:pPr>
      <w:rPr>
        <w:rFonts w:cs="David" w:hint="default"/>
        <w:b w:val="0"/>
        <w:bCs w:val="0"/>
        <w:sz w:val="28"/>
      </w:rPr>
    </w:lvl>
    <w:lvl w:ilvl="4">
      <w:start w:val="1"/>
      <w:numFmt w:val="decimal"/>
      <w:isLgl/>
      <w:lvlText w:val="%1.%2.%3.%4.%5"/>
      <w:lvlJc w:val="left"/>
      <w:pPr>
        <w:tabs>
          <w:tab w:val="num" w:pos="3348"/>
        </w:tabs>
        <w:ind w:left="3348" w:hanging="1080"/>
      </w:pPr>
      <w:rPr>
        <w:rFonts w:hint="default"/>
        <w:sz w:val="28"/>
      </w:rPr>
    </w:lvl>
    <w:lvl w:ilvl="5">
      <w:start w:val="1"/>
      <w:numFmt w:val="decimal"/>
      <w:isLgl/>
      <w:lvlText w:val="%1.%2.%3.%4.%5.%6"/>
      <w:lvlJc w:val="left"/>
      <w:pPr>
        <w:tabs>
          <w:tab w:val="num" w:pos="3915"/>
        </w:tabs>
        <w:ind w:left="3915" w:hanging="1080"/>
      </w:pPr>
      <w:rPr>
        <w:rFonts w:hint="default"/>
        <w:sz w:val="28"/>
      </w:rPr>
    </w:lvl>
    <w:lvl w:ilvl="6">
      <w:start w:val="1"/>
      <w:numFmt w:val="decimal"/>
      <w:isLgl/>
      <w:lvlText w:val="%1.%2.%3.%4.%5.%6.%7"/>
      <w:lvlJc w:val="left"/>
      <w:pPr>
        <w:tabs>
          <w:tab w:val="num" w:pos="4842"/>
        </w:tabs>
        <w:ind w:left="4842" w:hanging="1440"/>
      </w:pPr>
      <w:rPr>
        <w:rFonts w:hint="default"/>
        <w:sz w:val="28"/>
      </w:rPr>
    </w:lvl>
    <w:lvl w:ilvl="7">
      <w:start w:val="1"/>
      <w:numFmt w:val="decimal"/>
      <w:isLgl/>
      <w:lvlText w:val="%1.%2.%3.%4.%5.%6.%7.%8"/>
      <w:lvlJc w:val="left"/>
      <w:pPr>
        <w:tabs>
          <w:tab w:val="num" w:pos="5409"/>
        </w:tabs>
        <w:ind w:left="5409" w:hanging="1440"/>
      </w:pPr>
      <w:rPr>
        <w:rFonts w:hint="default"/>
        <w:sz w:val="28"/>
      </w:rPr>
    </w:lvl>
    <w:lvl w:ilvl="8">
      <w:start w:val="1"/>
      <w:numFmt w:val="decimal"/>
      <w:isLgl/>
      <w:lvlText w:val="%1.%2.%3.%4.%5.%6.%7.%8.%9"/>
      <w:lvlJc w:val="left"/>
      <w:pPr>
        <w:tabs>
          <w:tab w:val="num" w:pos="6336"/>
        </w:tabs>
        <w:ind w:left="6336" w:hanging="1800"/>
      </w:pPr>
      <w:rPr>
        <w:rFonts w:hint="default"/>
        <w:sz w:val="28"/>
      </w:rPr>
    </w:lvl>
  </w:abstractNum>
  <w:abstractNum w:abstractNumId="29" w15:restartNumberingAfterBreak="0">
    <w:nsid w:val="602E01AE"/>
    <w:multiLevelType w:val="hybridMultilevel"/>
    <w:tmpl w:val="2DB6E3AA"/>
    <w:lvl w:ilvl="0">
      <w:start w:val="1"/>
      <w:numFmt w:val="decimal"/>
      <w:lvlText w:val="%1."/>
      <w:lvlJc w:val="left"/>
      <w:pPr>
        <w:ind w:left="360" w:hanging="360"/>
      </w:pPr>
      <w:rPr>
        <w:rFonts w:cs="David" w:hint="default"/>
        <w:b w:val="0"/>
        <w:bCs w:val="0"/>
        <w:sz w:val="24"/>
        <w:szCs w:val="24"/>
        <w:lang w:val="en-US"/>
      </w:rPr>
    </w:lvl>
    <w:lvl w:ilvl="1">
      <w:start w:val="1"/>
      <w:numFmt w:val="hebrew1"/>
      <w:lvlText w:val="%2."/>
      <w:lvlJc w:val="left"/>
      <w:pPr>
        <w:ind w:left="785" w:hanging="360"/>
      </w:pPr>
      <w:rPr>
        <w:rFonts w:ascii="Arial" w:eastAsia="Calibri" w:hAnsi="Arial" w:cs="David"/>
      </w:rPr>
    </w:lvl>
    <w:lvl w:ilvl="2">
      <w:start w:val="1"/>
      <w:numFmt w:val="hebrew1"/>
      <w:lvlText w:val="%3."/>
      <w:lvlJc w:val="center"/>
      <w:pPr>
        <w:ind w:left="1210" w:hanging="360"/>
      </w:pPr>
      <w:rPr>
        <w:rFonts w:hint="default"/>
      </w:rPr>
    </w:lvl>
    <w:lvl w:ilvl="3">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30" w15:restartNumberingAfterBreak="0">
    <w:nsid w:val="692E592A"/>
    <w:multiLevelType w:val="multilevel"/>
    <w:tmpl w:val="13506490"/>
    <w:lvl w:ilvl="0">
      <w:start w:val="1"/>
      <w:numFmt w:val="decimal"/>
      <w:lvlText w:val="%1."/>
      <w:lvlJc w:val="left"/>
      <w:pPr>
        <w:tabs>
          <w:tab w:val="num" w:pos="570"/>
        </w:tabs>
        <w:ind w:left="570" w:hanging="570"/>
      </w:pPr>
      <w:rPr>
        <w:rFonts w:cs="David"/>
        <w:b/>
        <w:bCs/>
        <w:sz w:val="28"/>
        <w:szCs w:val="28"/>
      </w:rPr>
    </w:lvl>
    <w:lvl w:ilvl="1">
      <w:start w:val="1"/>
      <w:numFmt w:val="decimal"/>
      <w:isLgl/>
      <w:lvlText w:val="%1.%2"/>
      <w:lvlJc w:val="left"/>
      <w:pPr>
        <w:tabs>
          <w:tab w:val="num" w:pos="1137"/>
        </w:tabs>
        <w:ind w:left="1137" w:hanging="570"/>
      </w:pPr>
      <w:rPr>
        <w:rFonts w:cs="David"/>
        <w:b w:val="0"/>
        <w:bCs w:val="0"/>
        <w:sz w:val="28"/>
        <w:szCs w:val="28"/>
        <w:lang w:bidi="he-IL"/>
      </w:rPr>
    </w:lvl>
    <w:lvl w:ilvl="2">
      <w:start w:val="1"/>
      <w:numFmt w:val="decimal"/>
      <w:isLgl/>
      <w:lvlText w:val="%1.%2.%3"/>
      <w:lvlJc w:val="left"/>
      <w:pPr>
        <w:tabs>
          <w:tab w:val="num" w:pos="1854"/>
        </w:tabs>
        <w:ind w:left="1854" w:hanging="720"/>
      </w:pPr>
      <w:rPr>
        <w:rFonts w:cs="David" w:hint="cs"/>
        <w:b w:val="0"/>
        <w:bCs w:val="0"/>
        <w:sz w:val="28"/>
        <w:szCs w:val="28"/>
        <w:lang w:bidi="he-IL"/>
      </w:rPr>
    </w:lvl>
    <w:lvl w:ilvl="3">
      <w:start w:val="1"/>
      <w:numFmt w:val="decimal"/>
      <w:isLgl/>
      <w:lvlText w:val="%1.%2.%3.%4"/>
      <w:lvlJc w:val="left"/>
      <w:pPr>
        <w:tabs>
          <w:tab w:val="num" w:pos="2421"/>
        </w:tabs>
        <w:ind w:left="2421" w:hanging="720"/>
      </w:pPr>
      <w:rPr>
        <w:rFonts w:cs="David"/>
        <w:b w:val="0"/>
        <w:bCs w:val="0"/>
        <w:sz w:val="28"/>
        <w:lang w:bidi="he-IL"/>
      </w:rPr>
    </w:lvl>
    <w:lvl w:ilvl="4">
      <w:start w:val="1"/>
      <w:numFmt w:val="decimal"/>
      <w:isLgl/>
      <w:lvlText w:val="%1.%2.%3.%4.%5"/>
      <w:lvlJc w:val="left"/>
      <w:pPr>
        <w:tabs>
          <w:tab w:val="num" w:pos="3348"/>
        </w:tabs>
        <w:ind w:left="3348" w:hanging="1080"/>
      </w:pPr>
      <w:rPr>
        <w:sz w:val="28"/>
      </w:rPr>
    </w:lvl>
    <w:lvl w:ilvl="5">
      <w:start w:val="1"/>
      <w:numFmt w:val="decimal"/>
      <w:isLgl/>
      <w:lvlText w:val="%1.%2.%3.%4.%5.%6"/>
      <w:lvlJc w:val="left"/>
      <w:pPr>
        <w:tabs>
          <w:tab w:val="num" w:pos="3915"/>
        </w:tabs>
        <w:ind w:left="3915" w:hanging="1080"/>
      </w:pPr>
      <w:rPr>
        <w:sz w:val="28"/>
      </w:rPr>
    </w:lvl>
    <w:lvl w:ilvl="6">
      <w:start w:val="1"/>
      <w:numFmt w:val="decimal"/>
      <w:isLgl/>
      <w:lvlText w:val="%1.%2.%3.%4.%5.%6.%7"/>
      <w:lvlJc w:val="left"/>
      <w:pPr>
        <w:tabs>
          <w:tab w:val="num" w:pos="4842"/>
        </w:tabs>
        <w:ind w:left="4842" w:hanging="1440"/>
      </w:pPr>
      <w:rPr>
        <w:sz w:val="28"/>
      </w:rPr>
    </w:lvl>
    <w:lvl w:ilvl="7">
      <w:start w:val="1"/>
      <w:numFmt w:val="decimal"/>
      <w:isLgl/>
      <w:lvlText w:val="%1.%2.%3.%4.%5.%6.%7.%8"/>
      <w:lvlJc w:val="left"/>
      <w:pPr>
        <w:tabs>
          <w:tab w:val="num" w:pos="5409"/>
        </w:tabs>
        <w:ind w:left="5409" w:hanging="1440"/>
      </w:pPr>
      <w:rPr>
        <w:sz w:val="28"/>
      </w:rPr>
    </w:lvl>
    <w:lvl w:ilvl="8">
      <w:start w:val="1"/>
      <w:numFmt w:val="decimal"/>
      <w:isLgl/>
      <w:lvlText w:val="%1.%2.%3.%4.%5.%6.%7.%8.%9"/>
      <w:lvlJc w:val="left"/>
      <w:pPr>
        <w:tabs>
          <w:tab w:val="num" w:pos="6336"/>
        </w:tabs>
        <w:ind w:left="6336" w:hanging="1800"/>
      </w:pPr>
      <w:rPr>
        <w:sz w:val="28"/>
      </w:rPr>
    </w:lvl>
  </w:abstractNum>
  <w:abstractNum w:abstractNumId="31" w15:restartNumberingAfterBreak="0">
    <w:nsid w:val="69FB19D7"/>
    <w:multiLevelType w:val="multilevel"/>
    <w:tmpl w:val="C69286C2"/>
    <w:lvl w:ilvl="0">
      <w:start w:val="3"/>
      <w:numFmt w:val="decimal"/>
      <w:lvlText w:val="%1."/>
      <w:lvlJc w:val="left"/>
      <w:pPr>
        <w:ind w:left="495" w:hanging="495"/>
      </w:pPr>
      <w:rPr>
        <w:rFonts w:hint="default"/>
        <w:b w:val="0"/>
        <w:bCs w:val="0"/>
      </w:rPr>
    </w:lvl>
    <w:lvl w:ilvl="1">
      <w:start w:val="6"/>
      <w:numFmt w:val="decimal"/>
      <w:lvlText w:val="%1.%2."/>
      <w:lvlJc w:val="left"/>
      <w:pPr>
        <w:ind w:left="1080" w:hanging="720"/>
      </w:pPr>
      <w:rPr>
        <w:rFonts w:hint="default"/>
      </w:rPr>
    </w:lvl>
    <w:lvl w:ilvl="2">
      <w:start w:val="1"/>
      <w:numFmt w:val="decimal"/>
      <w:lvlText w:val="%1.%2.%3."/>
      <w:lvlJc w:val="left"/>
      <w:pPr>
        <w:ind w:left="1440" w:hanging="720"/>
      </w:pPr>
      <w:rPr>
        <w:rFonts w:hint="default"/>
        <w:b w:val="0"/>
        <w:bCs w:val="0"/>
      </w:rPr>
    </w:lvl>
    <w:lvl w:ilvl="3">
      <w:start w:val="1"/>
      <w:numFmt w:val="decimal"/>
      <w:lvlText w:val="%1.%2.%3.%4."/>
      <w:lvlJc w:val="left"/>
      <w:pPr>
        <w:ind w:left="2160" w:hanging="1080"/>
      </w:pPr>
      <w:rPr>
        <w:rFonts w:hint="default"/>
        <w:b w:val="0"/>
        <w:bCs w:val="0"/>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2" w15:restartNumberingAfterBreak="0">
    <w:nsid w:val="6B515C78"/>
    <w:multiLevelType w:val="multilevel"/>
    <w:tmpl w:val="76DC4B70"/>
    <w:lvl w:ilvl="0">
      <w:start w:val="1"/>
      <w:numFmt w:val="decimal"/>
      <w:lvlText w:val="%1."/>
      <w:lvlJc w:val="left"/>
      <w:pPr>
        <w:tabs>
          <w:tab w:val="num" w:pos="570"/>
        </w:tabs>
        <w:ind w:left="570" w:hanging="570"/>
      </w:pPr>
      <w:rPr>
        <w:rFonts w:cs="David" w:hint="default"/>
        <w:b/>
        <w:bCs/>
        <w:sz w:val="24"/>
        <w:szCs w:val="24"/>
      </w:rPr>
    </w:lvl>
    <w:lvl w:ilvl="1">
      <w:start w:val="1"/>
      <w:numFmt w:val="decimal"/>
      <w:isLgl/>
      <w:lvlText w:val="%1.%2"/>
      <w:lvlJc w:val="left"/>
      <w:pPr>
        <w:tabs>
          <w:tab w:val="num" w:pos="1137"/>
        </w:tabs>
        <w:ind w:left="1137" w:hanging="570"/>
      </w:pPr>
      <w:rPr>
        <w:rFonts w:cs="David" w:hint="default"/>
        <w:b w:val="0"/>
        <w:bCs w:val="0"/>
        <w:sz w:val="24"/>
        <w:szCs w:val="24"/>
        <w:lang w:val="en-US" w:bidi="he-IL"/>
      </w:rPr>
    </w:lvl>
    <w:lvl w:ilvl="2">
      <w:start w:val="1"/>
      <w:numFmt w:val="decimal"/>
      <w:isLgl/>
      <w:lvlText w:val="%1.%2.%3"/>
      <w:lvlJc w:val="left"/>
      <w:pPr>
        <w:tabs>
          <w:tab w:val="num" w:pos="2279"/>
        </w:tabs>
        <w:ind w:left="2279" w:hanging="720"/>
      </w:pPr>
      <w:rPr>
        <w:rFonts w:cs="David" w:hint="cs"/>
        <w:b w:val="0"/>
        <w:bCs w:val="0"/>
        <w:sz w:val="24"/>
        <w:szCs w:val="24"/>
        <w:lang w:bidi="he-IL"/>
      </w:rPr>
    </w:lvl>
    <w:lvl w:ilvl="3">
      <w:start w:val="1"/>
      <w:numFmt w:val="decimal"/>
      <w:isLgl/>
      <w:lvlText w:val="%1.%2.%3.%4"/>
      <w:lvlJc w:val="left"/>
      <w:pPr>
        <w:tabs>
          <w:tab w:val="num" w:pos="2704"/>
        </w:tabs>
        <w:ind w:left="2704" w:hanging="720"/>
      </w:pPr>
      <w:rPr>
        <w:rFonts w:cs="David" w:hint="default"/>
        <w:b w:val="0"/>
        <w:bCs w:val="0"/>
        <w:sz w:val="28"/>
        <w:lang w:bidi="he-IL"/>
      </w:rPr>
    </w:lvl>
    <w:lvl w:ilvl="4">
      <w:start w:val="1"/>
      <w:numFmt w:val="decimal"/>
      <w:isLgl/>
      <w:lvlText w:val="%1.%2.%3.%4.%5"/>
      <w:lvlJc w:val="left"/>
      <w:pPr>
        <w:tabs>
          <w:tab w:val="num" w:pos="3348"/>
        </w:tabs>
        <w:ind w:left="3348" w:hanging="1080"/>
      </w:pPr>
      <w:rPr>
        <w:rFonts w:hint="default"/>
        <w:sz w:val="28"/>
      </w:rPr>
    </w:lvl>
    <w:lvl w:ilvl="5">
      <w:start w:val="1"/>
      <w:numFmt w:val="decimal"/>
      <w:isLgl/>
      <w:lvlText w:val="%1.%2.%3.%4.%5.%6"/>
      <w:lvlJc w:val="left"/>
      <w:pPr>
        <w:tabs>
          <w:tab w:val="num" w:pos="3915"/>
        </w:tabs>
        <w:ind w:left="3915" w:hanging="1080"/>
      </w:pPr>
      <w:rPr>
        <w:rFonts w:hint="default"/>
        <w:sz w:val="28"/>
      </w:rPr>
    </w:lvl>
    <w:lvl w:ilvl="6">
      <w:start w:val="1"/>
      <w:numFmt w:val="decimal"/>
      <w:isLgl/>
      <w:lvlText w:val="%1.%2.%3.%4.%5.%6.%7"/>
      <w:lvlJc w:val="left"/>
      <w:pPr>
        <w:tabs>
          <w:tab w:val="num" w:pos="4842"/>
        </w:tabs>
        <w:ind w:left="4842" w:hanging="1440"/>
      </w:pPr>
      <w:rPr>
        <w:rFonts w:hint="default"/>
        <w:sz w:val="28"/>
      </w:rPr>
    </w:lvl>
    <w:lvl w:ilvl="7">
      <w:start w:val="1"/>
      <w:numFmt w:val="decimal"/>
      <w:isLgl/>
      <w:lvlText w:val="%1.%2.%3.%4.%5.%6.%7.%8"/>
      <w:lvlJc w:val="left"/>
      <w:pPr>
        <w:tabs>
          <w:tab w:val="num" w:pos="5409"/>
        </w:tabs>
        <w:ind w:left="5409" w:hanging="1440"/>
      </w:pPr>
      <w:rPr>
        <w:rFonts w:hint="default"/>
        <w:sz w:val="28"/>
      </w:rPr>
    </w:lvl>
    <w:lvl w:ilvl="8">
      <w:start w:val="1"/>
      <w:numFmt w:val="decimal"/>
      <w:isLgl/>
      <w:lvlText w:val="%1.%2.%3.%4.%5.%6.%7.%8.%9"/>
      <w:lvlJc w:val="left"/>
      <w:pPr>
        <w:tabs>
          <w:tab w:val="num" w:pos="6336"/>
        </w:tabs>
        <w:ind w:left="6336" w:hanging="1800"/>
      </w:pPr>
      <w:rPr>
        <w:rFonts w:hint="default"/>
        <w:sz w:val="28"/>
      </w:rPr>
    </w:lvl>
  </w:abstractNum>
  <w:abstractNum w:abstractNumId="33" w15:restartNumberingAfterBreak="0">
    <w:nsid w:val="6B9E6AAA"/>
    <w:multiLevelType w:val="hybridMultilevel"/>
    <w:tmpl w:val="2DB6E3AA"/>
    <w:lvl w:ilvl="0">
      <w:start w:val="1"/>
      <w:numFmt w:val="decimal"/>
      <w:lvlText w:val="%1."/>
      <w:lvlJc w:val="left"/>
      <w:pPr>
        <w:ind w:left="2628" w:hanging="360"/>
      </w:pPr>
      <w:rPr>
        <w:rFonts w:cs="David" w:hint="default"/>
        <w:b w:val="0"/>
        <w:bCs w:val="0"/>
        <w:sz w:val="24"/>
        <w:szCs w:val="24"/>
        <w:lang w:val="en-US"/>
      </w:rPr>
    </w:lvl>
    <w:lvl w:ilvl="1">
      <w:start w:val="1"/>
      <w:numFmt w:val="hebrew1"/>
      <w:lvlText w:val="%2."/>
      <w:lvlJc w:val="left"/>
      <w:pPr>
        <w:ind w:left="3053" w:hanging="360"/>
      </w:pPr>
      <w:rPr>
        <w:rFonts w:ascii="Arial" w:eastAsia="Calibri" w:hAnsi="Arial" w:cs="David"/>
      </w:rPr>
    </w:lvl>
    <w:lvl w:ilvl="2">
      <w:start w:val="1"/>
      <w:numFmt w:val="hebrew1"/>
      <w:lvlText w:val="%3."/>
      <w:lvlJc w:val="center"/>
      <w:pPr>
        <w:ind w:left="3478" w:hanging="360"/>
      </w:pPr>
      <w:rPr>
        <w:rFonts w:hint="default"/>
      </w:rPr>
    </w:lvl>
    <w:lvl w:ilvl="3">
      <w:start w:val="1"/>
      <w:numFmt w:val="decimal"/>
      <w:lvlText w:val="%4."/>
      <w:lvlJc w:val="left"/>
      <w:pPr>
        <w:ind w:left="4788" w:hanging="360"/>
      </w:pPr>
    </w:lvl>
    <w:lvl w:ilvl="4" w:tentative="1">
      <w:start w:val="1"/>
      <w:numFmt w:val="lowerLetter"/>
      <w:lvlText w:val="%5."/>
      <w:lvlJc w:val="left"/>
      <w:pPr>
        <w:ind w:left="5508" w:hanging="360"/>
      </w:pPr>
    </w:lvl>
    <w:lvl w:ilvl="5" w:tentative="1">
      <w:start w:val="1"/>
      <w:numFmt w:val="lowerRoman"/>
      <w:lvlText w:val="%6."/>
      <w:lvlJc w:val="right"/>
      <w:pPr>
        <w:ind w:left="6228" w:hanging="180"/>
      </w:pPr>
    </w:lvl>
    <w:lvl w:ilvl="6" w:tentative="1">
      <w:start w:val="1"/>
      <w:numFmt w:val="decimal"/>
      <w:lvlText w:val="%7."/>
      <w:lvlJc w:val="left"/>
      <w:pPr>
        <w:ind w:left="6948" w:hanging="360"/>
      </w:pPr>
    </w:lvl>
    <w:lvl w:ilvl="7" w:tentative="1">
      <w:start w:val="1"/>
      <w:numFmt w:val="lowerLetter"/>
      <w:lvlText w:val="%8."/>
      <w:lvlJc w:val="left"/>
      <w:pPr>
        <w:ind w:left="7668" w:hanging="360"/>
      </w:pPr>
    </w:lvl>
    <w:lvl w:ilvl="8" w:tentative="1">
      <w:start w:val="1"/>
      <w:numFmt w:val="lowerRoman"/>
      <w:lvlText w:val="%9."/>
      <w:lvlJc w:val="right"/>
      <w:pPr>
        <w:ind w:left="8388" w:hanging="180"/>
      </w:pPr>
    </w:lvl>
  </w:abstractNum>
  <w:abstractNum w:abstractNumId="34" w15:restartNumberingAfterBreak="0">
    <w:nsid w:val="6C31592D"/>
    <w:multiLevelType w:val="multilevel"/>
    <w:tmpl w:val="2D7A01AC"/>
    <w:lvl w:ilvl="0">
      <w:start w:val="1"/>
      <w:numFmt w:val="decimal"/>
      <w:lvlText w:val="%1."/>
      <w:lvlJc w:val="left"/>
      <w:pPr>
        <w:tabs>
          <w:tab w:val="num" w:pos="360"/>
        </w:tabs>
        <w:ind w:left="360" w:hanging="360"/>
      </w:pPr>
      <w:rPr>
        <w:b w:val="0"/>
        <w:bCs w:val="0"/>
        <w:sz w:val="24"/>
        <w:szCs w:val="24"/>
      </w:rPr>
    </w:lvl>
    <w:lvl w:ilvl="1">
      <w:start w:val="1"/>
      <w:numFmt w:val="decimal"/>
      <w:lvlText w:val="%1.%2."/>
      <w:lvlJc w:val="left"/>
      <w:pPr>
        <w:tabs>
          <w:tab w:val="num" w:pos="858"/>
        </w:tabs>
        <w:ind w:left="858" w:hanging="432"/>
      </w:pPr>
      <w:rPr>
        <w:b w:val="0"/>
        <w:bCs w:val="0"/>
        <w:strike w:val="0"/>
        <w:dstrike w:val="0"/>
        <w:sz w:val="24"/>
        <w:szCs w:val="24"/>
        <w:u w:val="none"/>
        <w:effect w:val="none"/>
      </w:rPr>
    </w:lvl>
    <w:lvl w:ilvl="2">
      <w:start w:val="1"/>
      <w:numFmt w:val="decimal"/>
      <w:lvlText w:val="%1.%2.%3."/>
      <w:lvlJc w:val="left"/>
      <w:pPr>
        <w:tabs>
          <w:tab w:val="num" w:pos="2138"/>
        </w:tabs>
        <w:ind w:left="1922" w:hanging="504"/>
      </w:pPr>
      <w:rPr>
        <w:b w:val="0"/>
        <w:bCs w:val="0"/>
        <w:strike w:val="0"/>
        <w:dstrike w:val="0"/>
        <w:sz w:val="24"/>
        <w:szCs w:val="24"/>
        <w:u w:val="none"/>
        <w:effect w:val="none"/>
      </w:rPr>
    </w:lvl>
    <w:lvl w:ilvl="3">
      <w:start w:val="1"/>
      <w:numFmt w:val="decimal"/>
      <w:lvlText w:val="%1.%2.%3.%4."/>
      <w:lvlJc w:val="left"/>
      <w:pPr>
        <w:tabs>
          <w:tab w:val="num" w:pos="2160"/>
        </w:tabs>
        <w:ind w:left="1728" w:hanging="648"/>
      </w:pPr>
      <w:rPr>
        <w:sz w:val="24"/>
        <w:szCs w:val="24"/>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5" w15:restartNumberingAfterBreak="0">
    <w:nsid w:val="6F876E0D"/>
    <w:multiLevelType w:val="multilevel"/>
    <w:tmpl w:val="7B98DCD8"/>
    <w:lvl w:ilvl="0">
      <w:start w:val="3"/>
      <w:numFmt w:val="decimal"/>
      <w:lvlText w:val="%1."/>
      <w:lvlJc w:val="left"/>
      <w:pPr>
        <w:ind w:left="495" w:hanging="495"/>
      </w:pPr>
      <w:rPr>
        <w:rFonts w:hint="default"/>
      </w:rPr>
    </w:lvl>
    <w:lvl w:ilvl="1">
      <w:start w:val="6"/>
      <w:numFmt w:val="decimal"/>
      <w:lvlText w:val="%1.%2."/>
      <w:lvlJc w:val="left"/>
      <w:pPr>
        <w:ind w:left="1505" w:hanging="720"/>
      </w:pPr>
      <w:rPr>
        <w:rFonts w:hint="default"/>
      </w:rPr>
    </w:lvl>
    <w:lvl w:ilvl="2">
      <w:start w:val="3"/>
      <w:numFmt w:val="decimal"/>
      <w:lvlText w:val="%1.%2.%3."/>
      <w:lvlJc w:val="left"/>
      <w:pPr>
        <w:ind w:left="2290" w:hanging="720"/>
      </w:pPr>
      <w:rPr>
        <w:rFonts w:hint="default"/>
      </w:rPr>
    </w:lvl>
    <w:lvl w:ilvl="3">
      <w:start w:val="1"/>
      <w:numFmt w:val="decimal"/>
      <w:lvlText w:val="%1.%2.%3.%4."/>
      <w:lvlJc w:val="left"/>
      <w:pPr>
        <w:ind w:left="3435" w:hanging="1080"/>
      </w:pPr>
      <w:rPr>
        <w:rFonts w:hint="default"/>
      </w:rPr>
    </w:lvl>
    <w:lvl w:ilvl="4">
      <w:start w:val="1"/>
      <w:numFmt w:val="decimal"/>
      <w:lvlText w:val="%1.%2.%3.%4.%5."/>
      <w:lvlJc w:val="left"/>
      <w:pPr>
        <w:ind w:left="4220" w:hanging="1080"/>
      </w:pPr>
      <w:rPr>
        <w:rFonts w:hint="default"/>
      </w:rPr>
    </w:lvl>
    <w:lvl w:ilvl="5">
      <w:start w:val="1"/>
      <w:numFmt w:val="decimal"/>
      <w:lvlText w:val="%1.%2.%3.%4.%5.%6."/>
      <w:lvlJc w:val="left"/>
      <w:pPr>
        <w:ind w:left="5365" w:hanging="144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7295" w:hanging="1800"/>
      </w:pPr>
      <w:rPr>
        <w:rFonts w:hint="default"/>
      </w:rPr>
    </w:lvl>
    <w:lvl w:ilvl="8">
      <w:start w:val="1"/>
      <w:numFmt w:val="decimal"/>
      <w:lvlText w:val="%1.%2.%3.%4.%5.%6.%7.%8.%9."/>
      <w:lvlJc w:val="left"/>
      <w:pPr>
        <w:ind w:left="8440" w:hanging="2160"/>
      </w:pPr>
      <w:rPr>
        <w:rFonts w:hint="default"/>
      </w:rPr>
    </w:lvl>
  </w:abstractNum>
  <w:abstractNum w:abstractNumId="36" w15:restartNumberingAfterBreak="0">
    <w:nsid w:val="74813D92"/>
    <w:multiLevelType w:val="multilevel"/>
    <w:tmpl w:val="B03A3B2A"/>
    <w:lvl w:ilvl="0">
      <w:start w:val="2"/>
      <w:numFmt w:val="decimal"/>
      <w:lvlText w:val="%1."/>
      <w:lvlJc w:val="left"/>
      <w:pPr>
        <w:ind w:left="495" w:hanging="495"/>
      </w:pPr>
      <w:rPr>
        <w:rFonts w:ascii="Arial" w:hAnsi="Arial" w:hint="default"/>
      </w:rPr>
    </w:lvl>
    <w:lvl w:ilvl="1">
      <w:start w:val="8"/>
      <w:numFmt w:val="decimal"/>
      <w:lvlText w:val="%1.%2."/>
      <w:lvlJc w:val="left"/>
      <w:pPr>
        <w:ind w:left="1422" w:hanging="495"/>
      </w:pPr>
      <w:rPr>
        <w:rFonts w:ascii="Arial" w:hAnsi="Arial" w:hint="default"/>
      </w:rPr>
    </w:lvl>
    <w:lvl w:ilvl="2">
      <w:start w:val="1"/>
      <w:numFmt w:val="decimal"/>
      <w:lvlText w:val="%1.%2.%3."/>
      <w:lvlJc w:val="left"/>
      <w:pPr>
        <w:ind w:left="2574" w:hanging="720"/>
      </w:pPr>
      <w:rPr>
        <w:rFonts w:ascii="Arial" w:hAnsi="Arial" w:hint="default"/>
      </w:rPr>
    </w:lvl>
    <w:lvl w:ilvl="3">
      <w:start w:val="1"/>
      <w:numFmt w:val="decimal"/>
      <w:lvlText w:val="%1.%2.%3.%4."/>
      <w:lvlJc w:val="left"/>
      <w:pPr>
        <w:ind w:left="3501" w:hanging="720"/>
      </w:pPr>
      <w:rPr>
        <w:rFonts w:ascii="Arial" w:hAnsi="Arial" w:hint="default"/>
      </w:rPr>
    </w:lvl>
    <w:lvl w:ilvl="4">
      <w:start w:val="1"/>
      <w:numFmt w:val="decimal"/>
      <w:lvlText w:val="%1.%2.%3.%4.%5."/>
      <w:lvlJc w:val="left"/>
      <w:pPr>
        <w:ind w:left="4788" w:hanging="1080"/>
      </w:pPr>
      <w:rPr>
        <w:rFonts w:ascii="Arial" w:hAnsi="Arial" w:hint="default"/>
      </w:rPr>
    </w:lvl>
    <w:lvl w:ilvl="5">
      <w:start w:val="1"/>
      <w:numFmt w:val="decimal"/>
      <w:lvlText w:val="%1.%2.%3.%4.%5.%6."/>
      <w:lvlJc w:val="left"/>
      <w:pPr>
        <w:ind w:left="5715" w:hanging="1080"/>
      </w:pPr>
      <w:rPr>
        <w:rFonts w:ascii="Arial" w:hAnsi="Arial" w:hint="default"/>
      </w:rPr>
    </w:lvl>
    <w:lvl w:ilvl="6">
      <w:start w:val="1"/>
      <w:numFmt w:val="decimal"/>
      <w:lvlText w:val="%1.%2.%3.%4.%5.%6.%7."/>
      <w:lvlJc w:val="left"/>
      <w:pPr>
        <w:ind w:left="7002" w:hanging="1440"/>
      </w:pPr>
      <w:rPr>
        <w:rFonts w:ascii="Arial" w:hAnsi="Arial" w:hint="default"/>
      </w:rPr>
    </w:lvl>
    <w:lvl w:ilvl="7">
      <w:start w:val="1"/>
      <w:numFmt w:val="decimal"/>
      <w:lvlText w:val="%1.%2.%3.%4.%5.%6.%7.%8."/>
      <w:lvlJc w:val="left"/>
      <w:pPr>
        <w:ind w:left="7929" w:hanging="1440"/>
      </w:pPr>
      <w:rPr>
        <w:rFonts w:ascii="Arial" w:hAnsi="Arial" w:hint="default"/>
      </w:rPr>
    </w:lvl>
    <w:lvl w:ilvl="8">
      <w:start w:val="1"/>
      <w:numFmt w:val="decimal"/>
      <w:lvlText w:val="%1.%2.%3.%4.%5.%6.%7.%8.%9."/>
      <w:lvlJc w:val="left"/>
      <w:pPr>
        <w:ind w:left="9216" w:hanging="1800"/>
      </w:pPr>
      <w:rPr>
        <w:rFonts w:ascii="Arial" w:hAnsi="Arial" w:hint="default"/>
      </w:rPr>
    </w:lvl>
  </w:abstractNum>
  <w:abstractNum w:abstractNumId="37" w15:restartNumberingAfterBreak="0">
    <w:nsid w:val="749970DE"/>
    <w:multiLevelType w:val="multilevel"/>
    <w:tmpl w:val="AC70D162"/>
    <w:lvl w:ilvl="0">
      <w:start w:val="3"/>
      <w:numFmt w:val="decimal"/>
      <w:lvlText w:val="%1."/>
      <w:lvlJc w:val="left"/>
      <w:pPr>
        <w:ind w:left="495" w:hanging="495"/>
      </w:pPr>
      <w:rPr>
        <w:rFonts w:hint="default"/>
      </w:rPr>
    </w:lvl>
    <w:lvl w:ilvl="1">
      <w:start w:val="2"/>
      <w:numFmt w:val="decimal"/>
      <w:lvlText w:val="%1.%2."/>
      <w:lvlJc w:val="left"/>
      <w:pPr>
        <w:ind w:left="1647" w:hanging="720"/>
      </w:pPr>
      <w:rPr>
        <w:rFonts w:hint="default"/>
      </w:rPr>
    </w:lvl>
    <w:lvl w:ilvl="2">
      <w:start w:val="1"/>
      <w:numFmt w:val="decimal"/>
      <w:lvlText w:val="%1.%2.%3."/>
      <w:lvlJc w:val="left"/>
      <w:pPr>
        <w:ind w:left="2574" w:hanging="720"/>
      </w:pPr>
      <w:rPr>
        <w:rFonts w:hint="default"/>
      </w:rPr>
    </w:lvl>
    <w:lvl w:ilvl="3">
      <w:start w:val="1"/>
      <w:numFmt w:val="decimal"/>
      <w:lvlText w:val="%1.%2.%3.%4."/>
      <w:lvlJc w:val="left"/>
      <w:pPr>
        <w:ind w:left="3861" w:hanging="1080"/>
      </w:pPr>
      <w:rPr>
        <w:rFonts w:hint="default"/>
      </w:rPr>
    </w:lvl>
    <w:lvl w:ilvl="4">
      <w:start w:val="1"/>
      <w:numFmt w:val="decimal"/>
      <w:lvlText w:val="%1.%2.%3.%4.%5."/>
      <w:lvlJc w:val="left"/>
      <w:pPr>
        <w:ind w:left="4788" w:hanging="1080"/>
      </w:pPr>
      <w:rPr>
        <w:rFonts w:hint="default"/>
      </w:rPr>
    </w:lvl>
    <w:lvl w:ilvl="5">
      <w:start w:val="1"/>
      <w:numFmt w:val="decimal"/>
      <w:lvlText w:val="%1.%2.%3.%4.%5.%6."/>
      <w:lvlJc w:val="left"/>
      <w:pPr>
        <w:ind w:left="6075" w:hanging="1440"/>
      </w:pPr>
      <w:rPr>
        <w:rFonts w:hint="default"/>
      </w:rPr>
    </w:lvl>
    <w:lvl w:ilvl="6">
      <w:start w:val="1"/>
      <w:numFmt w:val="decimal"/>
      <w:lvlText w:val="%1.%2.%3.%4.%5.%6.%7."/>
      <w:lvlJc w:val="left"/>
      <w:pPr>
        <w:ind w:left="7002" w:hanging="1440"/>
      </w:pPr>
      <w:rPr>
        <w:rFonts w:hint="default"/>
      </w:rPr>
    </w:lvl>
    <w:lvl w:ilvl="7">
      <w:start w:val="1"/>
      <w:numFmt w:val="decimal"/>
      <w:lvlText w:val="%1.%2.%3.%4.%5.%6.%7.%8."/>
      <w:lvlJc w:val="left"/>
      <w:pPr>
        <w:ind w:left="8289" w:hanging="1800"/>
      </w:pPr>
      <w:rPr>
        <w:rFonts w:hint="default"/>
      </w:rPr>
    </w:lvl>
    <w:lvl w:ilvl="8">
      <w:start w:val="1"/>
      <w:numFmt w:val="decimal"/>
      <w:lvlText w:val="%1.%2.%3.%4.%5.%6.%7.%8.%9."/>
      <w:lvlJc w:val="left"/>
      <w:pPr>
        <w:ind w:left="9576" w:hanging="2160"/>
      </w:pPr>
      <w:rPr>
        <w:rFonts w:hint="default"/>
      </w:rPr>
    </w:lvl>
  </w:abstractNum>
  <w:abstractNum w:abstractNumId="38" w15:restartNumberingAfterBreak="0">
    <w:nsid w:val="78676996"/>
    <w:multiLevelType w:val="multilevel"/>
    <w:tmpl w:val="C82491BC"/>
    <w:lvl w:ilvl="0">
      <w:start w:val="4"/>
      <w:numFmt w:val="decimal"/>
      <w:lvlText w:val="%1."/>
      <w:lvlJc w:val="left"/>
      <w:pPr>
        <w:tabs>
          <w:tab w:val="num" w:pos="570"/>
        </w:tabs>
        <w:ind w:left="570" w:hanging="570"/>
      </w:pPr>
      <w:rPr>
        <w:rFonts w:cs="David" w:hint="default"/>
        <w:b w:val="0"/>
        <w:bCs w:val="0"/>
        <w:sz w:val="24"/>
        <w:szCs w:val="24"/>
      </w:rPr>
    </w:lvl>
    <w:lvl w:ilvl="1">
      <w:start w:val="1"/>
      <w:numFmt w:val="hebrew1"/>
      <w:lvlText w:val="%2."/>
      <w:lvlJc w:val="center"/>
      <w:pPr>
        <w:tabs>
          <w:tab w:val="num" w:pos="1137"/>
        </w:tabs>
        <w:ind w:left="1137" w:hanging="570"/>
      </w:pPr>
      <w:rPr>
        <w:rFonts w:hint="default"/>
        <w:b w:val="0"/>
        <w:bCs w:val="0"/>
        <w:sz w:val="24"/>
        <w:szCs w:val="24"/>
      </w:rPr>
    </w:lvl>
    <w:lvl w:ilvl="2">
      <w:start w:val="1"/>
      <w:numFmt w:val="decimal"/>
      <w:lvlText w:val="%3)"/>
      <w:lvlJc w:val="left"/>
      <w:pPr>
        <w:tabs>
          <w:tab w:val="num" w:pos="1854"/>
        </w:tabs>
        <w:ind w:left="1854" w:hanging="720"/>
      </w:pPr>
      <w:rPr>
        <w:rFonts w:hint="cs"/>
        <w:b w:val="0"/>
        <w:bCs w:val="0"/>
        <w:sz w:val="24"/>
        <w:szCs w:val="24"/>
      </w:rPr>
    </w:lvl>
    <w:lvl w:ilvl="3">
      <w:start w:val="1"/>
      <w:numFmt w:val="decimal"/>
      <w:isLgl/>
      <w:lvlText w:val="%1.%2.%3.%4"/>
      <w:lvlJc w:val="left"/>
      <w:pPr>
        <w:tabs>
          <w:tab w:val="num" w:pos="2421"/>
        </w:tabs>
        <w:ind w:left="2421" w:hanging="720"/>
      </w:pPr>
      <w:rPr>
        <w:rFonts w:cs="David" w:hint="default"/>
        <w:b w:val="0"/>
        <w:bCs w:val="0"/>
        <w:sz w:val="28"/>
      </w:rPr>
    </w:lvl>
    <w:lvl w:ilvl="4">
      <w:start w:val="1"/>
      <w:numFmt w:val="decimal"/>
      <w:isLgl/>
      <w:lvlText w:val="%1.%2.%3.%4.%5"/>
      <w:lvlJc w:val="left"/>
      <w:pPr>
        <w:tabs>
          <w:tab w:val="num" w:pos="3348"/>
        </w:tabs>
        <w:ind w:left="3348" w:hanging="1080"/>
      </w:pPr>
      <w:rPr>
        <w:rFonts w:hint="default"/>
        <w:sz w:val="28"/>
      </w:rPr>
    </w:lvl>
    <w:lvl w:ilvl="5">
      <w:start w:val="1"/>
      <w:numFmt w:val="decimal"/>
      <w:isLgl/>
      <w:lvlText w:val="%1.%2.%3.%4.%5.%6"/>
      <w:lvlJc w:val="left"/>
      <w:pPr>
        <w:tabs>
          <w:tab w:val="num" w:pos="3915"/>
        </w:tabs>
        <w:ind w:left="3915" w:hanging="1080"/>
      </w:pPr>
      <w:rPr>
        <w:rFonts w:hint="default"/>
        <w:sz w:val="28"/>
      </w:rPr>
    </w:lvl>
    <w:lvl w:ilvl="6">
      <w:start w:val="1"/>
      <w:numFmt w:val="decimal"/>
      <w:isLgl/>
      <w:lvlText w:val="%1.%2.%3.%4.%5.%6.%7"/>
      <w:lvlJc w:val="left"/>
      <w:pPr>
        <w:tabs>
          <w:tab w:val="num" w:pos="4842"/>
        </w:tabs>
        <w:ind w:left="4842" w:hanging="1440"/>
      </w:pPr>
      <w:rPr>
        <w:rFonts w:hint="default"/>
        <w:sz w:val="28"/>
      </w:rPr>
    </w:lvl>
    <w:lvl w:ilvl="7">
      <w:start w:val="1"/>
      <w:numFmt w:val="decimal"/>
      <w:isLgl/>
      <w:lvlText w:val="%1.%2.%3.%4.%5.%6.%7.%8"/>
      <w:lvlJc w:val="left"/>
      <w:pPr>
        <w:tabs>
          <w:tab w:val="num" w:pos="5409"/>
        </w:tabs>
        <w:ind w:left="5409" w:hanging="1440"/>
      </w:pPr>
      <w:rPr>
        <w:rFonts w:hint="default"/>
        <w:sz w:val="28"/>
      </w:rPr>
    </w:lvl>
    <w:lvl w:ilvl="8">
      <w:start w:val="1"/>
      <w:numFmt w:val="decimal"/>
      <w:isLgl/>
      <w:lvlText w:val="%1.%2.%3.%4.%5.%6.%7.%8.%9"/>
      <w:lvlJc w:val="left"/>
      <w:pPr>
        <w:tabs>
          <w:tab w:val="num" w:pos="6336"/>
        </w:tabs>
        <w:ind w:left="6336" w:hanging="1800"/>
      </w:pPr>
      <w:rPr>
        <w:rFonts w:hint="default"/>
        <w:sz w:val="28"/>
      </w:rPr>
    </w:lvl>
  </w:abstractNum>
  <w:abstractNum w:abstractNumId="39" w15:restartNumberingAfterBreak="0">
    <w:nsid w:val="79F339D7"/>
    <w:multiLevelType w:val="multilevel"/>
    <w:tmpl w:val="4C5277B8"/>
    <w:lvl w:ilvl="0">
      <w:start w:val="4"/>
      <w:numFmt w:val="decimal"/>
      <w:lvlText w:val="%1."/>
      <w:lvlJc w:val="left"/>
      <w:pPr>
        <w:ind w:left="360" w:hanging="360"/>
      </w:pPr>
      <w:rPr>
        <w:rFonts w:hint="default"/>
        <w:b w:val="0"/>
      </w:rPr>
    </w:lvl>
    <w:lvl w:ilvl="1">
      <w:start w:val="1"/>
      <w:numFmt w:val="decimal"/>
      <w:lvlText w:val="%1.%2."/>
      <w:lvlJc w:val="left"/>
      <w:pPr>
        <w:ind w:left="1800" w:hanging="720"/>
      </w:pPr>
      <w:rPr>
        <w:rFonts w:hint="default"/>
        <w:b/>
        <w:bCs w:val="0"/>
      </w:rPr>
    </w:lvl>
    <w:lvl w:ilvl="2">
      <w:start w:val="1"/>
      <w:numFmt w:val="decimal"/>
      <w:lvlText w:val="%1.%2.%3."/>
      <w:lvlJc w:val="left"/>
      <w:pPr>
        <w:ind w:left="2880" w:hanging="720"/>
      </w:pPr>
      <w:rPr>
        <w:rFonts w:hint="default"/>
        <w:b w:val="0"/>
      </w:rPr>
    </w:lvl>
    <w:lvl w:ilvl="3">
      <w:start w:val="1"/>
      <w:numFmt w:val="decimal"/>
      <w:lvlText w:val="%1.%2.%3.%4."/>
      <w:lvlJc w:val="left"/>
      <w:pPr>
        <w:ind w:left="4320" w:hanging="1080"/>
      </w:pPr>
      <w:rPr>
        <w:rFonts w:hint="default"/>
        <w:b w:val="0"/>
      </w:rPr>
    </w:lvl>
    <w:lvl w:ilvl="4">
      <w:start w:val="1"/>
      <w:numFmt w:val="decimal"/>
      <w:lvlText w:val="%1.%2.%3.%4.%5."/>
      <w:lvlJc w:val="left"/>
      <w:pPr>
        <w:ind w:left="5400" w:hanging="1080"/>
      </w:pPr>
      <w:rPr>
        <w:rFonts w:hint="default"/>
        <w:b w:val="0"/>
      </w:rPr>
    </w:lvl>
    <w:lvl w:ilvl="5">
      <w:start w:val="1"/>
      <w:numFmt w:val="decimal"/>
      <w:lvlText w:val="%1.%2.%3.%4.%5.%6."/>
      <w:lvlJc w:val="left"/>
      <w:pPr>
        <w:ind w:left="6840" w:hanging="1440"/>
      </w:pPr>
      <w:rPr>
        <w:rFonts w:hint="default"/>
        <w:b w:val="0"/>
      </w:rPr>
    </w:lvl>
    <w:lvl w:ilvl="6">
      <w:start w:val="1"/>
      <w:numFmt w:val="decimal"/>
      <w:lvlText w:val="%1.%2.%3.%4.%5.%6.%7."/>
      <w:lvlJc w:val="left"/>
      <w:pPr>
        <w:ind w:left="7920" w:hanging="1440"/>
      </w:pPr>
      <w:rPr>
        <w:rFonts w:hint="default"/>
        <w:b w:val="0"/>
      </w:rPr>
    </w:lvl>
    <w:lvl w:ilvl="7">
      <w:start w:val="1"/>
      <w:numFmt w:val="decimal"/>
      <w:lvlText w:val="%1.%2.%3.%4.%5.%6.%7.%8."/>
      <w:lvlJc w:val="left"/>
      <w:pPr>
        <w:ind w:left="9360" w:hanging="1800"/>
      </w:pPr>
      <w:rPr>
        <w:rFonts w:hint="default"/>
        <w:b w:val="0"/>
      </w:rPr>
    </w:lvl>
    <w:lvl w:ilvl="8">
      <w:start w:val="1"/>
      <w:numFmt w:val="decimal"/>
      <w:lvlText w:val="%1.%2.%3.%4.%5.%6.%7.%8.%9."/>
      <w:lvlJc w:val="left"/>
      <w:pPr>
        <w:ind w:left="10800" w:hanging="2160"/>
      </w:pPr>
      <w:rPr>
        <w:rFonts w:hint="default"/>
        <w:b w:val="0"/>
      </w:rPr>
    </w:lvl>
  </w:abstractNum>
  <w:abstractNum w:abstractNumId="40" w15:restartNumberingAfterBreak="0">
    <w:nsid w:val="7AC657F4"/>
    <w:multiLevelType w:val="multilevel"/>
    <w:tmpl w:val="CBFE7366"/>
    <w:lvl w:ilvl="0">
      <w:start w:val="4"/>
      <w:numFmt w:val="decimal"/>
      <w:lvlText w:val="%1."/>
      <w:lvlJc w:val="left"/>
      <w:pPr>
        <w:tabs>
          <w:tab w:val="num" w:pos="570"/>
        </w:tabs>
        <w:ind w:left="570" w:hanging="570"/>
      </w:pPr>
      <w:rPr>
        <w:rFonts w:cs="David" w:hint="default"/>
        <w:b w:val="0"/>
        <w:bCs w:val="0"/>
        <w:sz w:val="24"/>
        <w:szCs w:val="24"/>
      </w:rPr>
    </w:lvl>
    <w:lvl w:ilvl="1">
      <w:start w:val="1"/>
      <w:numFmt w:val="hebrew1"/>
      <w:lvlText w:val="%2."/>
      <w:lvlJc w:val="center"/>
      <w:pPr>
        <w:tabs>
          <w:tab w:val="num" w:pos="1137"/>
        </w:tabs>
        <w:ind w:left="1137" w:hanging="570"/>
      </w:pPr>
      <w:rPr>
        <w:rFonts w:hint="default"/>
        <w:b w:val="0"/>
        <w:bCs w:val="0"/>
        <w:sz w:val="24"/>
        <w:szCs w:val="24"/>
      </w:rPr>
    </w:lvl>
    <w:lvl w:ilvl="2">
      <w:start w:val="1"/>
      <w:numFmt w:val="decimal"/>
      <w:isLgl/>
      <w:lvlText w:val="%1.%2.%3"/>
      <w:lvlJc w:val="left"/>
      <w:pPr>
        <w:tabs>
          <w:tab w:val="num" w:pos="1854"/>
        </w:tabs>
        <w:ind w:left="1854" w:hanging="720"/>
      </w:pPr>
      <w:rPr>
        <w:rFonts w:cs="David" w:hint="cs"/>
        <w:b w:val="0"/>
        <w:bCs w:val="0"/>
        <w:sz w:val="24"/>
        <w:szCs w:val="24"/>
      </w:rPr>
    </w:lvl>
    <w:lvl w:ilvl="3">
      <w:start w:val="1"/>
      <w:numFmt w:val="decimal"/>
      <w:isLgl/>
      <w:lvlText w:val="%1.%2.%3.%4"/>
      <w:lvlJc w:val="left"/>
      <w:pPr>
        <w:tabs>
          <w:tab w:val="num" w:pos="2421"/>
        </w:tabs>
        <w:ind w:left="2421" w:hanging="720"/>
      </w:pPr>
      <w:rPr>
        <w:rFonts w:cs="David" w:hint="default"/>
        <w:b w:val="0"/>
        <w:bCs w:val="0"/>
        <w:sz w:val="28"/>
      </w:rPr>
    </w:lvl>
    <w:lvl w:ilvl="4">
      <w:start w:val="1"/>
      <w:numFmt w:val="decimal"/>
      <w:isLgl/>
      <w:lvlText w:val="%1.%2.%3.%4.%5"/>
      <w:lvlJc w:val="left"/>
      <w:pPr>
        <w:tabs>
          <w:tab w:val="num" w:pos="3348"/>
        </w:tabs>
        <w:ind w:left="3348" w:hanging="1080"/>
      </w:pPr>
      <w:rPr>
        <w:rFonts w:hint="default"/>
        <w:sz w:val="28"/>
      </w:rPr>
    </w:lvl>
    <w:lvl w:ilvl="5">
      <w:start w:val="1"/>
      <w:numFmt w:val="decimal"/>
      <w:isLgl/>
      <w:lvlText w:val="%1.%2.%3.%4.%5.%6"/>
      <w:lvlJc w:val="left"/>
      <w:pPr>
        <w:tabs>
          <w:tab w:val="num" w:pos="3915"/>
        </w:tabs>
        <w:ind w:left="3915" w:hanging="1080"/>
      </w:pPr>
      <w:rPr>
        <w:rFonts w:hint="default"/>
        <w:sz w:val="28"/>
      </w:rPr>
    </w:lvl>
    <w:lvl w:ilvl="6">
      <w:start w:val="1"/>
      <w:numFmt w:val="decimal"/>
      <w:isLgl/>
      <w:lvlText w:val="%1.%2.%3.%4.%5.%6.%7"/>
      <w:lvlJc w:val="left"/>
      <w:pPr>
        <w:tabs>
          <w:tab w:val="num" w:pos="4842"/>
        </w:tabs>
        <w:ind w:left="4842" w:hanging="1440"/>
      </w:pPr>
      <w:rPr>
        <w:rFonts w:hint="default"/>
        <w:sz w:val="28"/>
      </w:rPr>
    </w:lvl>
    <w:lvl w:ilvl="7">
      <w:start w:val="1"/>
      <w:numFmt w:val="decimal"/>
      <w:isLgl/>
      <w:lvlText w:val="%1.%2.%3.%4.%5.%6.%7.%8"/>
      <w:lvlJc w:val="left"/>
      <w:pPr>
        <w:tabs>
          <w:tab w:val="num" w:pos="5409"/>
        </w:tabs>
        <w:ind w:left="5409" w:hanging="1440"/>
      </w:pPr>
      <w:rPr>
        <w:rFonts w:hint="default"/>
        <w:sz w:val="28"/>
      </w:rPr>
    </w:lvl>
    <w:lvl w:ilvl="8">
      <w:start w:val="1"/>
      <w:numFmt w:val="decimal"/>
      <w:isLgl/>
      <w:lvlText w:val="%1.%2.%3.%4.%5.%6.%7.%8.%9"/>
      <w:lvlJc w:val="left"/>
      <w:pPr>
        <w:tabs>
          <w:tab w:val="num" w:pos="6336"/>
        </w:tabs>
        <w:ind w:left="6336" w:hanging="1800"/>
      </w:pPr>
      <w:rPr>
        <w:rFonts w:hint="default"/>
        <w:sz w:val="28"/>
      </w:rPr>
    </w:lvl>
  </w:abstractNum>
  <w:num w:numId="1">
    <w:abstractNumId w:val="11"/>
  </w:num>
  <w:num w:numId="2">
    <w:abstractNumId w:val="17"/>
  </w:num>
  <w:num w:numId="3">
    <w:abstractNumId w:val="5"/>
  </w:num>
  <w:num w:numId="4">
    <w:abstractNumId w:val="24"/>
  </w:num>
  <w:num w:numId="5">
    <w:abstractNumId w:val="36"/>
  </w:num>
  <w:num w:numId="6">
    <w:abstractNumId w:val="13"/>
  </w:num>
  <w:num w:numId="7">
    <w:abstractNumId w:val="16"/>
  </w:num>
  <w:num w:numId="8">
    <w:abstractNumId w:val="8"/>
  </w:num>
  <w:num w:numId="9">
    <w:abstractNumId w:val="14"/>
  </w:num>
  <w:num w:numId="10">
    <w:abstractNumId w:val="23"/>
  </w:num>
  <w:num w:numId="11">
    <w:abstractNumId w:val="29"/>
  </w:num>
  <w:num w:numId="12">
    <w:abstractNumId w:val="7"/>
  </w:num>
  <w:num w:numId="13">
    <w:abstractNumId w:val="20"/>
  </w:num>
  <w:num w:numId="14">
    <w:abstractNumId w:val="12"/>
  </w:num>
  <w:num w:numId="15">
    <w:abstractNumId w:val="26"/>
  </w:num>
  <w:num w:numId="16">
    <w:abstractNumId w:val="10"/>
  </w:num>
  <w:num w:numId="17">
    <w:abstractNumId w:val="33"/>
  </w:num>
  <w:num w:numId="18">
    <w:abstractNumId w:val="27"/>
  </w:num>
  <w:num w:numId="19">
    <w:abstractNumId w:val="40"/>
  </w:num>
  <w:num w:numId="20">
    <w:abstractNumId w:val="28"/>
  </w:num>
  <w:num w:numId="21">
    <w:abstractNumId w:val="38"/>
  </w:num>
  <w:num w:numId="22">
    <w:abstractNumId w:val="21"/>
  </w:num>
  <w:num w:numId="23">
    <w:abstractNumId w:val="18"/>
  </w:num>
  <w:num w:numId="24">
    <w:abstractNumId w:val="32"/>
  </w:num>
  <w:num w:numId="25">
    <w:abstractNumId w:val="6"/>
  </w:num>
  <w:num w:numId="26">
    <w:abstractNumId w:val="34"/>
  </w:num>
  <w:num w:numId="27">
    <w:abstractNumId w:val="0"/>
  </w:num>
  <w:num w:numId="28">
    <w:abstractNumId w:val="19"/>
  </w:num>
  <w:num w:numId="29">
    <w:abstractNumId w:val="25"/>
  </w:num>
  <w:num w:numId="30">
    <w:abstractNumId w:val="2"/>
  </w:num>
  <w:num w:numId="3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0"/>
  </w:num>
  <w:num w:numId="34">
    <w:abstractNumId w:val="3"/>
  </w:num>
  <w:num w:numId="35">
    <w:abstractNumId w:val="37"/>
  </w:num>
  <w:num w:numId="36">
    <w:abstractNumId w:val="22"/>
  </w:num>
  <w:num w:numId="37">
    <w:abstractNumId w:val="1"/>
  </w:num>
  <w:num w:numId="38">
    <w:abstractNumId w:val="4"/>
  </w:num>
  <w:num w:numId="39">
    <w:abstractNumId w:val="35"/>
  </w:num>
  <w:num w:numId="40">
    <w:abstractNumId w:val="31"/>
  </w:num>
  <w:num w:numId="41">
    <w:abstractNumId w:val="15"/>
  </w:num>
  <w:num w:numId="42">
    <w:abstractNumId w:val="39"/>
  </w:num>
  <w:num w:numId="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hideSpellingErrors/>
  <w:hideGrammaticalErrors/>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567"/>
  <w:displayHorizontalDrawingGridEvery w:val="0"/>
  <w:displayVerticalDrawingGridEvery w:val="0"/>
  <w:doNotUseMarginsForDrawingGridOrigin/>
  <w:noPunctuationKerning/>
  <w:characterSpacingControl w:val="doNotCompres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D470D"/>
    <w:rsid w:val="0000097A"/>
    <w:rsid w:val="00013498"/>
    <w:rsid w:val="000219BE"/>
    <w:rsid w:val="00024769"/>
    <w:rsid w:val="000270EF"/>
    <w:rsid w:val="000305BF"/>
    <w:rsid w:val="000347A7"/>
    <w:rsid w:val="000348CA"/>
    <w:rsid w:val="000355E5"/>
    <w:rsid w:val="000419B9"/>
    <w:rsid w:val="00041EB5"/>
    <w:rsid w:val="00042F22"/>
    <w:rsid w:val="00047CE2"/>
    <w:rsid w:val="000638F2"/>
    <w:rsid w:val="000652C8"/>
    <w:rsid w:val="00066D44"/>
    <w:rsid w:val="000719F1"/>
    <w:rsid w:val="00075254"/>
    <w:rsid w:val="00075FAD"/>
    <w:rsid w:val="000761C6"/>
    <w:rsid w:val="000805A6"/>
    <w:rsid w:val="000824CD"/>
    <w:rsid w:val="00085C2B"/>
    <w:rsid w:val="00093FAD"/>
    <w:rsid w:val="00094147"/>
    <w:rsid w:val="000A2862"/>
    <w:rsid w:val="000B08AB"/>
    <w:rsid w:val="000B32EA"/>
    <w:rsid w:val="000B3F34"/>
    <w:rsid w:val="000C1EA9"/>
    <w:rsid w:val="000C3AA5"/>
    <w:rsid w:val="000C5773"/>
    <w:rsid w:val="000C613A"/>
    <w:rsid w:val="000D06A4"/>
    <w:rsid w:val="000D0DD0"/>
    <w:rsid w:val="000E1D0D"/>
    <w:rsid w:val="000E1D4D"/>
    <w:rsid w:val="000E2048"/>
    <w:rsid w:val="000E3424"/>
    <w:rsid w:val="000E4320"/>
    <w:rsid w:val="000E6320"/>
    <w:rsid w:val="000F361E"/>
    <w:rsid w:val="00100168"/>
    <w:rsid w:val="00100CCD"/>
    <w:rsid w:val="00101058"/>
    <w:rsid w:val="00101377"/>
    <w:rsid w:val="00105A89"/>
    <w:rsid w:val="0010625E"/>
    <w:rsid w:val="0010780A"/>
    <w:rsid w:val="001115F6"/>
    <w:rsid w:val="00114950"/>
    <w:rsid w:val="00114F1F"/>
    <w:rsid w:val="00120850"/>
    <w:rsid w:val="0012298E"/>
    <w:rsid w:val="001331E1"/>
    <w:rsid w:val="00136267"/>
    <w:rsid w:val="001370FE"/>
    <w:rsid w:val="001374A5"/>
    <w:rsid w:val="00137D2A"/>
    <w:rsid w:val="00147C11"/>
    <w:rsid w:val="00167655"/>
    <w:rsid w:val="00170C0B"/>
    <w:rsid w:val="00171D21"/>
    <w:rsid w:val="00181AD4"/>
    <w:rsid w:val="001826C0"/>
    <w:rsid w:val="00183761"/>
    <w:rsid w:val="00193ACB"/>
    <w:rsid w:val="00194DEB"/>
    <w:rsid w:val="00195D48"/>
    <w:rsid w:val="001A2391"/>
    <w:rsid w:val="001A3EF2"/>
    <w:rsid w:val="001B3CC6"/>
    <w:rsid w:val="001B4C88"/>
    <w:rsid w:val="001B7230"/>
    <w:rsid w:val="001C032B"/>
    <w:rsid w:val="001C4E35"/>
    <w:rsid w:val="001D53F4"/>
    <w:rsid w:val="001E372C"/>
    <w:rsid w:val="001F4EEF"/>
    <w:rsid w:val="001F5293"/>
    <w:rsid w:val="002007AA"/>
    <w:rsid w:val="00214C0A"/>
    <w:rsid w:val="00215075"/>
    <w:rsid w:val="00220DF2"/>
    <w:rsid w:val="00223705"/>
    <w:rsid w:val="00225E39"/>
    <w:rsid w:val="00225FA9"/>
    <w:rsid w:val="00230D8C"/>
    <w:rsid w:val="00241DDD"/>
    <w:rsid w:val="002452B8"/>
    <w:rsid w:val="0025375B"/>
    <w:rsid w:val="0025539B"/>
    <w:rsid w:val="00256777"/>
    <w:rsid w:val="002610CD"/>
    <w:rsid w:val="00270FD5"/>
    <w:rsid w:val="00271F8F"/>
    <w:rsid w:val="002726FE"/>
    <w:rsid w:val="00273565"/>
    <w:rsid w:val="002826FF"/>
    <w:rsid w:val="0028449C"/>
    <w:rsid w:val="0028754E"/>
    <w:rsid w:val="00291476"/>
    <w:rsid w:val="002A2D31"/>
    <w:rsid w:val="002A2D99"/>
    <w:rsid w:val="002B403E"/>
    <w:rsid w:val="002B59E6"/>
    <w:rsid w:val="002B61FD"/>
    <w:rsid w:val="002C13B9"/>
    <w:rsid w:val="002D16C2"/>
    <w:rsid w:val="002E0B7E"/>
    <w:rsid w:val="002E3BB3"/>
    <w:rsid w:val="002E7251"/>
    <w:rsid w:val="002E7B50"/>
    <w:rsid w:val="002F1026"/>
    <w:rsid w:val="002F516A"/>
    <w:rsid w:val="002F62EE"/>
    <w:rsid w:val="002F6322"/>
    <w:rsid w:val="00300CDB"/>
    <w:rsid w:val="00312BF6"/>
    <w:rsid w:val="003170CB"/>
    <w:rsid w:val="00323A4A"/>
    <w:rsid w:val="00323F22"/>
    <w:rsid w:val="0032717F"/>
    <w:rsid w:val="003334CD"/>
    <w:rsid w:val="00336AB3"/>
    <w:rsid w:val="0034097E"/>
    <w:rsid w:val="0034456B"/>
    <w:rsid w:val="00352B4C"/>
    <w:rsid w:val="00354733"/>
    <w:rsid w:val="00356041"/>
    <w:rsid w:val="00357513"/>
    <w:rsid w:val="003608D0"/>
    <w:rsid w:val="0036747C"/>
    <w:rsid w:val="00372E32"/>
    <w:rsid w:val="00374090"/>
    <w:rsid w:val="00377E91"/>
    <w:rsid w:val="003932B6"/>
    <w:rsid w:val="00393A75"/>
    <w:rsid w:val="003A171B"/>
    <w:rsid w:val="003A24A8"/>
    <w:rsid w:val="003A4D0A"/>
    <w:rsid w:val="003B0518"/>
    <w:rsid w:val="003B3E20"/>
    <w:rsid w:val="003B4727"/>
    <w:rsid w:val="003B7636"/>
    <w:rsid w:val="003B76C3"/>
    <w:rsid w:val="003C3391"/>
    <w:rsid w:val="003C4E0F"/>
    <w:rsid w:val="003C4E39"/>
    <w:rsid w:val="003D2230"/>
    <w:rsid w:val="003D38D8"/>
    <w:rsid w:val="003D6D0C"/>
    <w:rsid w:val="003E4FB8"/>
    <w:rsid w:val="003E5B2D"/>
    <w:rsid w:val="003F7BAA"/>
    <w:rsid w:val="004117C3"/>
    <w:rsid w:val="004137E8"/>
    <w:rsid w:val="00414DD3"/>
    <w:rsid w:val="00422343"/>
    <w:rsid w:val="00426827"/>
    <w:rsid w:val="00431CCE"/>
    <w:rsid w:val="0043676C"/>
    <w:rsid w:val="0043688D"/>
    <w:rsid w:val="00446852"/>
    <w:rsid w:val="00450B61"/>
    <w:rsid w:val="004527D9"/>
    <w:rsid w:val="0046359D"/>
    <w:rsid w:val="00464F9B"/>
    <w:rsid w:val="00471BB9"/>
    <w:rsid w:val="00480660"/>
    <w:rsid w:val="004849C0"/>
    <w:rsid w:val="00484A00"/>
    <w:rsid w:val="0048596E"/>
    <w:rsid w:val="0049120D"/>
    <w:rsid w:val="004B0C9F"/>
    <w:rsid w:val="004B346F"/>
    <w:rsid w:val="004B70C2"/>
    <w:rsid w:val="004C5364"/>
    <w:rsid w:val="004D1C33"/>
    <w:rsid w:val="004D715B"/>
    <w:rsid w:val="004D7887"/>
    <w:rsid w:val="004D7D78"/>
    <w:rsid w:val="004E5F4E"/>
    <w:rsid w:val="004F3606"/>
    <w:rsid w:val="004F459F"/>
    <w:rsid w:val="00500A26"/>
    <w:rsid w:val="00513CF8"/>
    <w:rsid w:val="00514D3A"/>
    <w:rsid w:val="005155AD"/>
    <w:rsid w:val="00516F3F"/>
    <w:rsid w:val="00523F1F"/>
    <w:rsid w:val="00534203"/>
    <w:rsid w:val="00535D1E"/>
    <w:rsid w:val="0053683F"/>
    <w:rsid w:val="00541651"/>
    <w:rsid w:val="005461E1"/>
    <w:rsid w:val="00554006"/>
    <w:rsid w:val="005561E9"/>
    <w:rsid w:val="00563015"/>
    <w:rsid w:val="00563353"/>
    <w:rsid w:val="00574739"/>
    <w:rsid w:val="005831BB"/>
    <w:rsid w:val="005836F2"/>
    <w:rsid w:val="005912AF"/>
    <w:rsid w:val="00592185"/>
    <w:rsid w:val="00594E5F"/>
    <w:rsid w:val="0059661C"/>
    <w:rsid w:val="00596D85"/>
    <w:rsid w:val="00597030"/>
    <w:rsid w:val="005A0607"/>
    <w:rsid w:val="005A0713"/>
    <w:rsid w:val="005A759F"/>
    <w:rsid w:val="005B0E33"/>
    <w:rsid w:val="005B4EC1"/>
    <w:rsid w:val="005C11B6"/>
    <w:rsid w:val="005C4626"/>
    <w:rsid w:val="005C5FCE"/>
    <w:rsid w:val="005D2EC3"/>
    <w:rsid w:val="005D5049"/>
    <w:rsid w:val="005E2BBF"/>
    <w:rsid w:val="005E3980"/>
    <w:rsid w:val="005E5B30"/>
    <w:rsid w:val="005F2641"/>
    <w:rsid w:val="00600B6D"/>
    <w:rsid w:val="00607633"/>
    <w:rsid w:val="00614CE0"/>
    <w:rsid w:val="00623C22"/>
    <w:rsid w:val="0064159D"/>
    <w:rsid w:val="00647F09"/>
    <w:rsid w:val="00652BDD"/>
    <w:rsid w:val="006537F2"/>
    <w:rsid w:val="006602CC"/>
    <w:rsid w:val="00674C07"/>
    <w:rsid w:val="00675729"/>
    <w:rsid w:val="00681320"/>
    <w:rsid w:val="00684E3C"/>
    <w:rsid w:val="00690A2E"/>
    <w:rsid w:val="0069168E"/>
    <w:rsid w:val="00696F65"/>
    <w:rsid w:val="006A6D42"/>
    <w:rsid w:val="006A7687"/>
    <w:rsid w:val="006B426A"/>
    <w:rsid w:val="006C0C1D"/>
    <w:rsid w:val="006C5DE1"/>
    <w:rsid w:val="006E11B5"/>
    <w:rsid w:val="006F37C2"/>
    <w:rsid w:val="006F7622"/>
    <w:rsid w:val="00700129"/>
    <w:rsid w:val="0070054E"/>
    <w:rsid w:val="00701302"/>
    <w:rsid w:val="007161D3"/>
    <w:rsid w:val="00722873"/>
    <w:rsid w:val="007268E3"/>
    <w:rsid w:val="007277FC"/>
    <w:rsid w:val="00733938"/>
    <w:rsid w:val="00751D02"/>
    <w:rsid w:val="007568FA"/>
    <w:rsid w:val="0076085C"/>
    <w:rsid w:val="00771AA6"/>
    <w:rsid w:val="00775004"/>
    <w:rsid w:val="00785DD7"/>
    <w:rsid w:val="00787125"/>
    <w:rsid w:val="00787962"/>
    <w:rsid w:val="00791035"/>
    <w:rsid w:val="007914A7"/>
    <w:rsid w:val="00795D51"/>
    <w:rsid w:val="007A2A7E"/>
    <w:rsid w:val="007A3F57"/>
    <w:rsid w:val="007A7EEC"/>
    <w:rsid w:val="007B2AC7"/>
    <w:rsid w:val="007B5C7D"/>
    <w:rsid w:val="007B7547"/>
    <w:rsid w:val="007C0050"/>
    <w:rsid w:val="007C430E"/>
    <w:rsid w:val="007C4824"/>
    <w:rsid w:val="007D45D2"/>
    <w:rsid w:val="007D4C9D"/>
    <w:rsid w:val="007D7FF3"/>
    <w:rsid w:val="007F6F48"/>
    <w:rsid w:val="00806E88"/>
    <w:rsid w:val="008109D5"/>
    <w:rsid w:val="00813DC3"/>
    <w:rsid w:val="00813EC1"/>
    <w:rsid w:val="008157CF"/>
    <w:rsid w:val="00816DA5"/>
    <w:rsid w:val="00822D8C"/>
    <w:rsid w:val="00827F98"/>
    <w:rsid w:val="00830288"/>
    <w:rsid w:val="008322D0"/>
    <w:rsid w:val="00833F63"/>
    <w:rsid w:val="0083530F"/>
    <w:rsid w:val="008528F7"/>
    <w:rsid w:val="00853317"/>
    <w:rsid w:val="00857593"/>
    <w:rsid w:val="00861F84"/>
    <w:rsid w:val="00865AF2"/>
    <w:rsid w:val="00867FC4"/>
    <w:rsid w:val="0087169B"/>
    <w:rsid w:val="00876E5B"/>
    <w:rsid w:val="00877E15"/>
    <w:rsid w:val="00877EF6"/>
    <w:rsid w:val="00884CFE"/>
    <w:rsid w:val="00885087"/>
    <w:rsid w:val="008903A9"/>
    <w:rsid w:val="008905E1"/>
    <w:rsid w:val="00890EEE"/>
    <w:rsid w:val="00892F2F"/>
    <w:rsid w:val="008945D1"/>
    <w:rsid w:val="0089763D"/>
    <w:rsid w:val="008A0844"/>
    <w:rsid w:val="008A2539"/>
    <w:rsid w:val="008A3C9B"/>
    <w:rsid w:val="008A7688"/>
    <w:rsid w:val="008B76DE"/>
    <w:rsid w:val="008C3136"/>
    <w:rsid w:val="008C7780"/>
    <w:rsid w:val="008D0283"/>
    <w:rsid w:val="008E6A8B"/>
    <w:rsid w:val="008F043A"/>
    <w:rsid w:val="008F2E3A"/>
    <w:rsid w:val="008F50D6"/>
    <w:rsid w:val="008F6EA4"/>
    <w:rsid w:val="00901A16"/>
    <w:rsid w:val="00902DED"/>
    <w:rsid w:val="009051B2"/>
    <w:rsid w:val="00906254"/>
    <w:rsid w:val="00906440"/>
    <w:rsid w:val="00907721"/>
    <w:rsid w:val="00907E79"/>
    <w:rsid w:val="00914F9F"/>
    <w:rsid w:val="00916896"/>
    <w:rsid w:val="00917252"/>
    <w:rsid w:val="009208A2"/>
    <w:rsid w:val="00921F23"/>
    <w:rsid w:val="009222F7"/>
    <w:rsid w:val="009413E0"/>
    <w:rsid w:val="00945680"/>
    <w:rsid w:val="00947C87"/>
    <w:rsid w:val="00953789"/>
    <w:rsid w:val="00954F48"/>
    <w:rsid w:val="009555CB"/>
    <w:rsid w:val="00957732"/>
    <w:rsid w:val="009601F7"/>
    <w:rsid w:val="00960A80"/>
    <w:rsid w:val="00964B6D"/>
    <w:rsid w:val="009653F3"/>
    <w:rsid w:val="00966953"/>
    <w:rsid w:val="0096785E"/>
    <w:rsid w:val="00972665"/>
    <w:rsid w:val="009731A6"/>
    <w:rsid w:val="00981F7C"/>
    <w:rsid w:val="00993B9C"/>
    <w:rsid w:val="009A490D"/>
    <w:rsid w:val="009A7044"/>
    <w:rsid w:val="009B722E"/>
    <w:rsid w:val="009C45B2"/>
    <w:rsid w:val="009C47A7"/>
    <w:rsid w:val="009C49DC"/>
    <w:rsid w:val="009C75B7"/>
    <w:rsid w:val="009C7ED4"/>
    <w:rsid w:val="009D20CB"/>
    <w:rsid w:val="009E01A1"/>
    <w:rsid w:val="009E138F"/>
    <w:rsid w:val="009E1BA1"/>
    <w:rsid w:val="009E4943"/>
    <w:rsid w:val="009F463B"/>
    <w:rsid w:val="00A01FB7"/>
    <w:rsid w:val="00A021A1"/>
    <w:rsid w:val="00A03747"/>
    <w:rsid w:val="00A05955"/>
    <w:rsid w:val="00A11A21"/>
    <w:rsid w:val="00A15C0B"/>
    <w:rsid w:val="00A23D56"/>
    <w:rsid w:val="00A32FCC"/>
    <w:rsid w:val="00A37D36"/>
    <w:rsid w:val="00A37FDA"/>
    <w:rsid w:val="00A40B40"/>
    <w:rsid w:val="00A40E49"/>
    <w:rsid w:val="00A41668"/>
    <w:rsid w:val="00A41EC2"/>
    <w:rsid w:val="00A454B5"/>
    <w:rsid w:val="00A52DA9"/>
    <w:rsid w:val="00A66E3E"/>
    <w:rsid w:val="00A806B8"/>
    <w:rsid w:val="00A811A1"/>
    <w:rsid w:val="00A956FA"/>
    <w:rsid w:val="00A960AF"/>
    <w:rsid w:val="00AA2CA1"/>
    <w:rsid w:val="00AB0BB6"/>
    <w:rsid w:val="00AB1331"/>
    <w:rsid w:val="00AB6096"/>
    <w:rsid w:val="00AB700B"/>
    <w:rsid w:val="00AC164A"/>
    <w:rsid w:val="00AC421E"/>
    <w:rsid w:val="00AD69BD"/>
    <w:rsid w:val="00AD7275"/>
    <w:rsid w:val="00AE1A6A"/>
    <w:rsid w:val="00AE2530"/>
    <w:rsid w:val="00AF32CB"/>
    <w:rsid w:val="00AF7B29"/>
    <w:rsid w:val="00B06587"/>
    <w:rsid w:val="00B10602"/>
    <w:rsid w:val="00B10F9B"/>
    <w:rsid w:val="00B160C0"/>
    <w:rsid w:val="00B175F7"/>
    <w:rsid w:val="00B200D8"/>
    <w:rsid w:val="00B30FB6"/>
    <w:rsid w:val="00B45601"/>
    <w:rsid w:val="00B606C4"/>
    <w:rsid w:val="00B60814"/>
    <w:rsid w:val="00B60A21"/>
    <w:rsid w:val="00B6275A"/>
    <w:rsid w:val="00B64A1C"/>
    <w:rsid w:val="00B7046B"/>
    <w:rsid w:val="00B70493"/>
    <w:rsid w:val="00B704A9"/>
    <w:rsid w:val="00B71703"/>
    <w:rsid w:val="00B73B98"/>
    <w:rsid w:val="00B749B9"/>
    <w:rsid w:val="00B80695"/>
    <w:rsid w:val="00B82B83"/>
    <w:rsid w:val="00B866D9"/>
    <w:rsid w:val="00B876D0"/>
    <w:rsid w:val="00B90C0C"/>
    <w:rsid w:val="00B9701A"/>
    <w:rsid w:val="00BA1F8F"/>
    <w:rsid w:val="00BA3D6F"/>
    <w:rsid w:val="00BA5B45"/>
    <w:rsid w:val="00BB08B2"/>
    <w:rsid w:val="00BB7BF9"/>
    <w:rsid w:val="00BC5680"/>
    <w:rsid w:val="00BE018C"/>
    <w:rsid w:val="00BE1E93"/>
    <w:rsid w:val="00BE2A35"/>
    <w:rsid w:val="00BE3A70"/>
    <w:rsid w:val="00BE57EF"/>
    <w:rsid w:val="00BE5B02"/>
    <w:rsid w:val="00BE5D1E"/>
    <w:rsid w:val="00BE6C4B"/>
    <w:rsid w:val="00BF40D4"/>
    <w:rsid w:val="00BF64DF"/>
    <w:rsid w:val="00BF6AEB"/>
    <w:rsid w:val="00C01E66"/>
    <w:rsid w:val="00C027D0"/>
    <w:rsid w:val="00C11828"/>
    <w:rsid w:val="00C1579D"/>
    <w:rsid w:val="00C20795"/>
    <w:rsid w:val="00C22F59"/>
    <w:rsid w:val="00C25FCF"/>
    <w:rsid w:val="00C26535"/>
    <w:rsid w:val="00C31892"/>
    <w:rsid w:val="00C34BA0"/>
    <w:rsid w:val="00C358AF"/>
    <w:rsid w:val="00C37266"/>
    <w:rsid w:val="00C429F4"/>
    <w:rsid w:val="00C43698"/>
    <w:rsid w:val="00C50C4B"/>
    <w:rsid w:val="00C5208A"/>
    <w:rsid w:val="00C56A6C"/>
    <w:rsid w:val="00C56B58"/>
    <w:rsid w:val="00C648C1"/>
    <w:rsid w:val="00C82FD2"/>
    <w:rsid w:val="00C86F0F"/>
    <w:rsid w:val="00C92E73"/>
    <w:rsid w:val="00C939D3"/>
    <w:rsid w:val="00C955B4"/>
    <w:rsid w:val="00C96315"/>
    <w:rsid w:val="00C96948"/>
    <w:rsid w:val="00CA49A6"/>
    <w:rsid w:val="00CA70FF"/>
    <w:rsid w:val="00CA7564"/>
    <w:rsid w:val="00CB2758"/>
    <w:rsid w:val="00CB3719"/>
    <w:rsid w:val="00CB5423"/>
    <w:rsid w:val="00CB6686"/>
    <w:rsid w:val="00CC236E"/>
    <w:rsid w:val="00CC3D4E"/>
    <w:rsid w:val="00CC72E5"/>
    <w:rsid w:val="00CD12F1"/>
    <w:rsid w:val="00CD2B3B"/>
    <w:rsid w:val="00CD4C72"/>
    <w:rsid w:val="00CD6679"/>
    <w:rsid w:val="00CE4680"/>
    <w:rsid w:val="00CE7DD0"/>
    <w:rsid w:val="00D00A74"/>
    <w:rsid w:val="00D0463D"/>
    <w:rsid w:val="00D14A56"/>
    <w:rsid w:val="00D15B3A"/>
    <w:rsid w:val="00D16C90"/>
    <w:rsid w:val="00D16FC3"/>
    <w:rsid w:val="00D17669"/>
    <w:rsid w:val="00D4138B"/>
    <w:rsid w:val="00D41F06"/>
    <w:rsid w:val="00D555E2"/>
    <w:rsid w:val="00D57980"/>
    <w:rsid w:val="00D57C66"/>
    <w:rsid w:val="00D70D8C"/>
    <w:rsid w:val="00D715F3"/>
    <w:rsid w:val="00D71AB8"/>
    <w:rsid w:val="00D74162"/>
    <w:rsid w:val="00D7448C"/>
    <w:rsid w:val="00D7698C"/>
    <w:rsid w:val="00D77C8B"/>
    <w:rsid w:val="00D8472F"/>
    <w:rsid w:val="00D854B6"/>
    <w:rsid w:val="00D85D9F"/>
    <w:rsid w:val="00D92A82"/>
    <w:rsid w:val="00D93568"/>
    <w:rsid w:val="00D9605B"/>
    <w:rsid w:val="00DA63D7"/>
    <w:rsid w:val="00DB1747"/>
    <w:rsid w:val="00DB31E7"/>
    <w:rsid w:val="00DB59C6"/>
    <w:rsid w:val="00DC411E"/>
    <w:rsid w:val="00DC541F"/>
    <w:rsid w:val="00DC73AB"/>
    <w:rsid w:val="00DD00BB"/>
    <w:rsid w:val="00DD04AE"/>
    <w:rsid w:val="00DD5D2B"/>
    <w:rsid w:val="00DE3C86"/>
    <w:rsid w:val="00DE4B9A"/>
    <w:rsid w:val="00DF1CC3"/>
    <w:rsid w:val="00DF2C9E"/>
    <w:rsid w:val="00DF336F"/>
    <w:rsid w:val="00DF504E"/>
    <w:rsid w:val="00DF7783"/>
    <w:rsid w:val="00E032A7"/>
    <w:rsid w:val="00E111C1"/>
    <w:rsid w:val="00E16AEF"/>
    <w:rsid w:val="00E24234"/>
    <w:rsid w:val="00E31B99"/>
    <w:rsid w:val="00E378D9"/>
    <w:rsid w:val="00E400F1"/>
    <w:rsid w:val="00E42915"/>
    <w:rsid w:val="00E42C12"/>
    <w:rsid w:val="00E43020"/>
    <w:rsid w:val="00E50851"/>
    <w:rsid w:val="00E5118E"/>
    <w:rsid w:val="00E63E27"/>
    <w:rsid w:val="00E642C4"/>
    <w:rsid w:val="00E73CAC"/>
    <w:rsid w:val="00E73D2F"/>
    <w:rsid w:val="00E84ACE"/>
    <w:rsid w:val="00E84FD4"/>
    <w:rsid w:val="00E87823"/>
    <w:rsid w:val="00E91118"/>
    <w:rsid w:val="00EA14D6"/>
    <w:rsid w:val="00EA1C04"/>
    <w:rsid w:val="00EA3A28"/>
    <w:rsid w:val="00EA4558"/>
    <w:rsid w:val="00EB051E"/>
    <w:rsid w:val="00EB2352"/>
    <w:rsid w:val="00EB7840"/>
    <w:rsid w:val="00EC4AB8"/>
    <w:rsid w:val="00ED538C"/>
    <w:rsid w:val="00EE260B"/>
    <w:rsid w:val="00EE60B4"/>
    <w:rsid w:val="00EF3496"/>
    <w:rsid w:val="00F000B4"/>
    <w:rsid w:val="00F03712"/>
    <w:rsid w:val="00F04A83"/>
    <w:rsid w:val="00F073D8"/>
    <w:rsid w:val="00F11D5D"/>
    <w:rsid w:val="00F15181"/>
    <w:rsid w:val="00F170E6"/>
    <w:rsid w:val="00F17A17"/>
    <w:rsid w:val="00F20CAE"/>
    <w:rsid w:val="00F21279"/>
    <w:rsid w:val="00F22757"/>
    <w:rsid w:val="00F25046"/>
    <w:rsid w:val="00F25A51"/>
    <w:rsid w:val="00F3385E"/>
    <w:rsid w:val="00F3693D"/>
    <w:rsid w:val="00F42472"/>
    <w:rsid w:val="00F474BD"/>
    <w:rsid w:val="00F52571"/>
    <w:rsid w:val="00F5723A"/>
    <w:rsid w:val="00F62D1B"/>
    <w:rsid w:val="00F657CF"/>
    <w:rsid w:val="00F728A2"/>
    <w:rsid w:val="00F73052"/>
    <w:rsid w:val="00F744AF"/>
    <w:rsid w:val="00F7600A"/>
    <w:rsid w:val="00F77F76"/>
    <w:rsid w:val="00F877A1"/>
    <w:rsid w:val="00F94382"/>
    <w:rsid w:val="00FA1F3E"/>
    <w:rsid w:val="00FA20D5"/>
    <w:rsid w:val="00FA4ADE"/>
    <w:rsid w:val="00FA5F4D"/>
    <w:rsid w:val="00FB2AF6"/>
    <w:rsid w:val="00FB38FB"/>
    <w:rsid w:val="00FC25B6"/>
    <w:rsid w:val="00FC61D5"/>
    <w:rsid w:val="00FD7B09"/>
    <w:rsid w:val="00FE49F7"/>
    <w:rsid w:val="00FE5D13"/>
    <w:rsid w:val="00FF2839"/>
    <w:rsid w:val="00FF3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5:chartTrackingRefBased/>
  <w15:docId w15:val="{10BE5BB9-3F43-495B-A66D-70D767860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Miriam"/>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C557B"/>
    <w:pPr>
      <w:bidi/>
    </w:pPr>
    <w:rPr>
      <w:lang w:bidi="he-IL"/>
    </w:rPr>
  </w:style>
  <w:style w:type="paragraph" w:styleId="Heading1">
    <w:name w:val="heading 1"/>
    <w:basedOn w:val="Normal"/>
    <w:next w:val="Normal"/>
    <w:qFormat/>
    <w:rsid w:val="008C557B"/>
    <w:pPr>
      <w:keepNext/>
      <w:spacing w:line="480" w:lineRule="auto"/>
      <w:jc w:val="right"/>
      <w:outlineLvl w:val="0"/>
    </w:pPr>
    <w:rPr>
      <w:rFonts w:cs="David"/>
      <w:b/>
      <w:bCs/>
      <w:szCs w:val="28"/>
      <w:u w:val="single"/>
    </w:rPr>
  </w:style>
  <w:style w:type="paragraph" w:styleId="Heading2">
    <w:name w:val="heading 2"/>
    <w:basedOn w:val="Normal"/>
    <w:next w:val="Normal"/>
    <w:qFormat/>
    <w:rsid w:val="008C557B"/>
    <w:pPr>
      <w:keepNext/>
      <w:spacing w:line="360" w:lineRule="auto"/>
      <w:outlineLvl w:val="1"/>
    </w:pPr>
    <w:rPr>
      <w:rFonts w:cs="David"/>
      <w:szCs w:val="28"/>
    </w:rPr>
  </w:style>
  <w:style w:type="paragraph" w:styleId="Heading3">
    <w:name w:val="heading 3"/>
    <w:basedOn w:val="Normal"/>
    <w:next w:val="Normal"/>
    <w:qFormat/>
    <w:rsid w:val="008C557B"/>
    <w:pPr>
      <w:keepNext/>
      <w:spacing w:line="480" w:lineRule="auto"/>
      <w:ind w:left="2268"/>
      <w:outlineLvl w:val="2"/>
    </w:pPr>
    <w:rPr>
      <w:rFonts w:cs="David"/>
      <w:b/>
      <w:bCs/>
      <w:szCs w:val="28"/>
    </w:rPr>
  </w:style>
  <w:style w:type="paragraph" w:styleId="Heading4">
    <w:name w:val="heading 4"/>
    <w:basedOn w:val="Normal"/>
    <w:next w:val="Normal"/>
    <w:qFormat/>
    <w:rsid w:val="008C557B"/>
    <w:pPr>
      <w:keepNext/>
      <w:ind w:left="5670" w:firstLine="567"/>
      <w:outlineLvl w:val="3"/>
    </w:pPr>
    <w:rPr>
      <w:rFonts w:cs="David"/>
      <w:b/>
      <w:bCs/>
      <w:szCs w:val="24"/>
    </w:rPr>
  </w:style>
  <w:style w:type="paragraph" w:styleId="Heading5">
    <w:name w:val="heading 5"/>
    <w:basedOn w:val="Normal"/>
    <w:next w:val="Normal"/>
    <w:qFormat/>
    <w:rsid w:val="008C557B"/>
    <w:pPr>
      <w:keepNext/>
      <w:spacing w:line="480" w:lineRule="auto"/>
      <w:outlineLvl w:val="4"/>
    </w:pPr>
    <w:rPr>
      <w:rFonts w:cs="David"/>
      <w:b/>
      <w:bCs/>
      <w:szCs w:val="28"/>
    </w:rPr>
  </w:style>
  <w:style w:type="paragraph" w:styleId="Heading6">
    <w:name w:val="heading 6"/>
    <w:basedOn w:val="Normal"/>
    <w:next w:val="Normal"/>
    <w:qFormat/>
    <w:rsid w:val="008C557B"/>
    <w:pPr>
      <w:keepNext/>
      <w:spacing w:line="360" w:lineRule="auto"/>
      <w:outlineLvl w:val="5"/>
    </w:pPr>
    <w:rPr>
      <w:rFonts w:cs="David"/>
      <w:sz w:val="22"/>
      <w:szCs w:val="28"/>
    </w:rPr>
  </w:style>
  <w:style w:type="paragraph" w:styleId="Heading7">
    <w:name w:val="heading 7"/>
    <w:basedOn w:val="Normal"/>
    <w:next w:val="Normal"/>
    <w:qFormat/>
    <w:rsid w:val="008C557B"/>
    <w:pPr>
      <w:keepNext/>
      <w:spacing w:line="360" w:lineRule="auto"/>
      <w:jc w:val="center"/>
      <w:outlineLvl w:val="6"/>
    </w:pPr>
    <w:rPr>
      <w:rFonts w:cs="David"/>
      <w:sz w:val="22"/>
      <w:szCs w:val="28"/>
      <w:u w:val="single"/>
    </w:rPr>
  </w:style>
  <w:style w:type="paragraph" w:styleId="Heading8">
    <w:name w:val="heading 8"/>
    <w:basedOn w:val="Normal"/>
    <w:next w:val="Normal"/>
    <w:qFormat/>
    <w:rsid w:val="003418B3"/>
    <w:pPr>
      <w:spacing w:before="240" w:after="60"/>
      <w:outlineLvl w:val="7"/>
    </w:pPr>
    <w:rPr>
      <w:rFonts w:cs="Times New Roman"/>
      <w:i/>
      <w:iCs/>
      <w:sz w:val="24"/>
      <w:szCs w:val="24"/>
    </w:rPr>
  </w:style>
  <w:style w:type="paragraph" w:styleId="Heading9">
    <w:name w:val="heading 9"/>
    <w:basedOn w:val="Normal"/>
    <w:next w:val="Normal"/>
    <w:qFormat/>
    <w:rsid w:val="003418B3"/>
    <w:p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C557B"/>
    <w:pPr>
      <w:tabs>
        <w:tab w:val="center" w:pos="4153"/>
        <w:tab w:val="right" w:pos="8306"/>
      </w:tabs>
    </w:pPr>
  </w:style>
  <w:style w:type="paragraph" w:styleId="Footer">
    <w:name w:val="footer"/>
    <w:basedOn w:val="Normal"/>
    <w:rsid w:val="008C557B"/>
    <w:pPr>
      <w:tabs>
        <w:tab w:val="center" w:pos="4153"/>
        <w:tab w:val="right" w:pos="8306"/>
      </w:tabs>
    </w:pPr>
  </w:style>
  <w:style w:type="character" w:styleId="PageNumber">
    <w:name w:val="page number"/>
    <w:basedOn w:val="DefaultParagraphFont"/>
    <w:rsid w:val="008C557B"/>
  </w:style>
  <w:style w:type="paragraph" w:styleId="BlockText">
    <w:name w:val="Block Text"/>
    <w:basedOn w:val="Normal"/>
    <w:rsid w:val="008C557B"/>
    <w:pPr>
      <w:spacing w:line="480" w:lineRule="auto"/>
      <w:ind w:left="567"/>
    </w:pPr>
    <w:rPr>
      <w:rFonts w:cs="David"/>
      <w:szCs w:val="28"/>
    </w:rPr>
  </w:style>
  <w:style w:type="table" w:styleId="TableGrid">
    <w:name w:val="Table Grid"/>
    <w:basedOn w:val="TableNormal"/>
    <w:uiPriority w:val="59"/>
    <w:rsid w:val="00476C69"/>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1Char">
    <w:name w:val="Char תו Char תו תו תו Char תו תו1 Char תו"/>
    <w:basedOn w:val="Normal"/>
    <w:rsid w:val="0089214A"/>
    <w:pPr>
      <w:keepLines/>
      <w:tabs>
        <w:tab w:val="left" w:pos="397"/>
        <w:tab w:val="left" w:pos="794"/>
        <w:tab w:val="left" w:pos="1191"/>
        <w:tab w:val="left" w:pos="1588"/>
        <w:tab w:val="left" w:pos="1985"/>
        <w:tab w:val="left" w:pos="2381"/>
        <w:tab w:val="left" w:pos="2778"/>
        <w:tab w:val="left" w:pos="3175"/>
        <w:tab w:val="left" w:pos="3572"/>
      </w:tabs>
      <w:jc w:val="both"/>
    </w:pPr>
    <w:rPr>
      <w:rFonts w:ascii="Arial" w:hAnsi="Arial" w:cs="David"/>
      <w:noProof/>
      <w:sz w:val="24"/>
      <w:szCs w:val="28"/>
      <w:lang w:eastAsia="he-IL"/>
    </w:rPr>
  </w:style>
  <w:style w:type="paragraph" w:styleId="BalloonText">
    <w:name w:val="Balloon Text"/>
    <w:basedOn w:val="Normal"/>
    <w:link w:val="BalloonTextChar"/>
    <w:rsid w:val="005924E1"/>
    <w:rPr>
      <w:rFonts w:ascii="Tahoma" w:hAnsi="Tahoma" w:cs="Tahoma"/>
      <w:sz w:val="16"/>
      <w:szCs w:val="16"/>
    </w:rPr>
  </w:style>
  <w:style w:type="character" w:customStyle="1" w:styleId="BalloonTextChar">
    <w:name w:val="Balloon Text Char"/>
    <w:link w:val="BalloonText"/>
    <w:rsid w:val="005924E1"/>
    <w:rPr>
      <w:rFonts w:ascii="Tahoma" w:hAnsi="Tahoma" w:cs="Tahoma"/>
      <w:sz w:val="16"/>
      <w:szCs w:val="16"/>
    </w:rPr>
  </w:style>
  <w:style w:type="character" w:styleId="CommentReference">
    <w:name w:val="annotation reference"/>
    <w:rsid w:val="007E45E1"/>
    <w:rPr>
      <w:sz w:val="16"/>
      <w:szCs w:val="16"/>
    </w:rPr>
  </w:style>
  <w:style w:type="paragraph" w:styleId="CommentText">
    <w:name w:val="annotation text"/>
    <w:basedOn w:val="Normal"/>
    <w:link w:val="CommentTextChar"/>
    <w:rsid w:val="007E45E1"/>
  </w:style>
  <w:style w:type="character" w:customStyle="1" w:styleId="CommentTextChar">
    <w:name w:val="Comment Text Char"/>
    <w:basedOn w:val="DefaultParagraphFont"/>
    <w:link w:val="CommentText"/>
    <w:rsid w:val="007E45E1"/>
  </w:style>
  <w:style w:type="paragraph" w:styleId="CommentSubject">
    <w:name w:val="annotation subject"/>
    <w:basedOn w:val="CommentText"/>
    <w:next w:val="CommentText"/>
    <w:link w:val="CommentSubjectChar"/>
    <w:rsid w:val="007E45E1"/>
    <w:rPr>
      <w:b/>
      <w:bCs/>
    </w:rPr>
  </w:style>
  <w:style w:type="character" w:customStyle="1" w:styleId="CommentSubjectChar">
    <w:name w:val="Comment Subject Char"/>
    <w:link w:val="CommentSubject"/>
    <w:rsid w:val="007E45E1"/>
    <w:rPr>
      <w:b/>
      <w:bCs/>
    </w:rPr>
  </w:style>
  <w:style w:type="paragraph" w:styleId="ListParagraph">
    <w:name w:val="List Paragraph"/>
    <w:aliases w:val="מפרט פירוט סעיפים"/>
    <w:basedOn w:val="Normal"/>
    <w:link w:val="ListParagraphChar"/>
    <w:uiPriority w:val="34"/>
    <w:qFormat/>
    <w:rsid w:val="00042A4C"/>
    <w:pPr>
      <w:ind w:left="720"/>
      <w:contextualSpacing/>
    </w:pPr>
  </w:style>
  <w:style w:type="character" w:customStyle="1" w:styleId="ListParagraphChar">
    <w:name w:val="List Paragraph Char"/>
    <w:aliases w:val="מפרט פירוט סעיפים Char"/>
    <w:link w:val="ListParagraph"/>
    <w:uiPriority w:val="34"/>
    <w:rsid w:val="00357D9A"/>
  </w:style>
  <w:style w:type="paragraph" w:styleId="Revision">
    <w:name w:val="Revision"/>
    <w:hidden/>
    <w:uiPriority w:val="99"/>
    <w:semiHidden/>
    <w:rsid w:val="00AD1003"/>
    <w:rPr>
      <w:lang w:bidi="he-IL"/>
    </w:rPr>
  </w:style>
  <w:style w:type="character" w:customStyle="1" w:styleId="HeaderChar">
    <w:name w:val="Header Char"/>
    <w:link w:val="Header"/>
    <w:rsid w:val="005711BD"/>
  </w:style>
  <w:style w:type="paragraph" w:customStyle="1" w:styleId="1CharCharCharCharChar">
    <w:name w:val="תו1 Char תו תו תו תו תו תו תו תו תו תו תו תו תו Char תו תו Char תו תו תו תו תו תו Char Char"/>
    <w:basedOn w:val="Normal"/>
    <w:rsid w:val="00AA2EF2"/>
    <w:pPr>
      <w:keepLines/>
      <w:tabs>
        <w:tab w:val="left" w:pos="397"/>
        <w:tab w:val="left" w:pos="794"/>
        <w:tab w:val="left" w:pos="1191"/>
        <w:tab w:val="left" w:pos="1588"/>
        <w:tab w:val="left" w:pos="1985"/>
        <w:tab w:val="left" w:pos="2381"/>
        <w:tab w:val="left" w:pos="2778"/>
        <w:tab w:val="left" w:pos="3175"/>
        <w:tab w:val="left" w:pos="3572"/>
      </w:tabs>
      <w:jc w:val="both"/>
    </w:pPr>
    <w:rPr>
      <w:rFonts w:ascii="Arial" w:hAnsi="Arial" w:cs="David"/>
      <w:noProof/>
      <w:sz w:val="24"/>
      <w:szCs w:val="28"/>
      <w:lang w:eastAsia="he-IL"/>
    </w:rPr>
  </w:style>
  <w:style w:type="paragraph" w:customStyle="1" w:styleId="n-ot-3">
    <w:name w:val="n-ot-3"/>
    <w:basedOn w:val="Normal"/>
    <w:rsid w:val="00513C70"/>
    <w:pPr>
      <w:numPr>
        <w:numId w:val="10"/>
      </w:numPr>
      <w:spacing w:after="120" w:line="240" w:lineRule="atLeast"/>
      <w:jc w:val="both"/>
    </w:pPr>
    <w:rPr>
      <w:rFonts w:ascii="Arial" w:eastAsia="Calibri" w:hAnsi="Arial" w:cs="Arial"/>
      <w:sz w:val="24"/>
      <w:szCs w:val="24"/>
      <w:lang w:eastAsia="he-IL"/>
    </w:rPr>
  </w:style>
  <w:style w:type="paragraph" w:customStyle="1" w:styleId="Normal2">
    <w:name w:val="Normal2"/>
    <w:basedOn w:val="Normal"/>
    <w:link w:val="Normal20"/>
    <w:rsid w:val="00513C70"/>
    <w:pPr>
      <w:spacing w:before="120" w:line="320" w:lineRule="exact"/>
      <w:ind w:left="795"/>
      <w:jc w:val="both"/>
    </w:pPr>
    <w:rPr>
      <w:rFonts w:cs="David"/>
      <w:sz w:val="22"/>
      <w:szCs w:val="24"/>
      <w:lang w:eastAsia="he-IL"/>
    </w:rPr>
  </w:style>
  <w:style w:type="character" w:customStyle="1" w:styleId="Normal20">
    <w:name w:val="Normal2 תו"/>
    <w:link w:val="Normal2"/>
    <w:rsid w:val="00513C70"/>
    <w:rPr>
      <w:rFonts w:cs="David"/>
      <w:sz w:val="22"/>
      <w:szCs w:val="24"/>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490761">
      <w:bodyDiv w:val="1"/>
      <w:marLeft w:val="0"/>
      <w:marRight w:val="0"/>
      <w:marTop w:val="0"/>
      <w:marBottom w:val="0"/>
      <w:divBdr>
        <w:top w:val="none" w:sz="0" w:space="0" w:color="auto"/>
        <w:left w:val="none" w:sz="0" w:space="0" w:color="auto"/>
        <w:bottom w:val="none" w:sz="0" w:space="0" w:color="auto"/>
        <w:right w:val="none" w:sz="0" w:space="0" w:color="auto"/>
      </w:divBdr>
    </w:div>
    <w:div w:id="76377168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5"/>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webSettings" Target="webSetting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1502;&#1497;&#1499;&#1488;&#1500;\&#1488;&#1493;&#1508;&#1497;&#1493;&#1504;&#1497;&#1501;\74230207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יוצא סיכום דיון" ma:contentTypeID="0x01010079C0079A5D954343B46314414ADBF7340079AA8B8401DAAF4B93D489B32642A601005E9481426F93F64ABEBBB81FE3AD3F3D" ma:contentTypeVersion="98" ma:contentTypeDescription="" ma:contentTypeScope="" ma:versionID="97d5cedea1c3cfd4094c0f25ee701de5">
  <xsd:schema xmlns:xsd="http://www.w3.org/2001/XMLSchema" xmlns:xs="http://www.w3.org/2001/XMLSchema" xmlns:p="http://schemas.microsoft.com/office/2006/metadata/properties" xmlns:ns2="27626651-e880-4985-ade1-638f3e6fc1e8" xmlns:ns3="7d5f6114-f911-4463-b3a4-6f70b5087d76" targetNamespace="http://schemas.microsoft.com/office/2006/metadata/properties" ma:root="true" ma:fieldsID="b6d4fe4ad2e6746fc121920f6ff199d2" ns2:_="" ns3:_="">
    <xsd:import namespace="27626651-e880-4985-ade1-638f3e6fc1e8"/>
    <xsd:import namespace="7d5f6114-f911-4463-b3a4-6f70b5087d76"/>
    <xsd:element name="properties">
      <xsd:complexType>
        <xsd:sequence>
          <xsd:element name="documentManagement">
            <xsd:complexType>
              <xsd:all>
                <xsd:element ref="ns2:DocumentStatus" minOccurs="0"/>
                <xsd:element ref="ns2:DocumentDate" minOccurs="0"/>
                <xsd:element ref="ns2:Signature" minOccurs="0"/>
                <xsd:element ref="ns2:Simouhin" minOccurs="0"/>
                <xsd:element ref="ns2:Classification" minOccurs="0"/>
                <xsd:element ref="ns2:Sensitivity" minOccurs="0"/>
                <xsd:element ref="ns2:DocumentPriority" minOccurs="0"/>
                <xsd:element ref="ns2:SimpleTags" minOccurs="0"/>
                <xsd:element ref="ns2:SendTo" minOccurs="0"/>
                <xsd:element ref="ns2:SendCc" minOccurs="0"/>
                <xsd:element ref="ns2:SendTransfer" minOccurs="0"/>
                <xsd:element ref="ns2:AuditLog" minOccurs="0"/>
                <xsd:element ref="ns2:TransferInfo" minOccurs="0"/>
                <xsd:element ref="ns3:NatavRecipe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626651-e880-4985-ade1-638f3e6fc1e8" elementFormDefault="qualified">
    <xsd:import namespace="http://schemas.microsoft.com/office/2006/documentManagement/types"/>
    <xsd:import namespace="http://schemas.microsoft.com/office/infopath/2007/PartnerControls"/>
    <xsd:element name="DocumentStatus" ma:index="8" nillable="true" ma:displayName="סטטוס המסמך" ma:default="טיוטא" ma:hidden="true" ma:internalName="DocumentStatus" ma:readOnly="false">
      <xsd:simpleType>
        <xsd:restriction base="dms:Choice">
          <xsd:enumeration value="טיוטא"/>
          <xsd:enumeration value="הופץ"/>
        </xsd:restriction>
      </xsd:simpleType>
    </xsd:element>
    <xsd:element name="DocumentDate" ma:index="9" nillable="true" ma:displayName="תאריך מסמך" ma:default="[today]" ma:description="תאריך המסמך" ma:format="DateOnly" ma:internalName="DocumentDate" ma:readOnly="false">
      <xsd:simpleType>
        <xsd:restriction base="dms:DateTime"/>
      </xsd:simpleType>
    </xsd:element>
    <xsd:element name="Signature" ma:index="10" nillable="true" ma:displayName="חותם / מאת" ma:internalName="Signature" ma:readOnly="false">
      <xsd:simpleType>
        <xsd:restriction base="dms:Text"/>
      </xsd:simpleType>
    </xsd:element>
    <xsd:element name="Simouhin" ma:index="11" nillable="true" ma:displayName="סימוכין" ma:internalName="Simouhin" ma:readOnly="false">
      <xsd:simpleType>
        <xsd:restriction base="dms:Unknown"/>
      </xsd:simpleType>
    </xsd:element>
    <xsd:element name="Classification" ma:index="12" nillable="true" ma:displayName="סיווג ביטחוני" ma:default="רשום בגוף המסמך" ma:internalName="Classification" ma:readOnly="false">
      <xsd:simpleType>
        <xsd:restriction base="dms:Choice">
          <xsd:enumeration value="בלמ&quot;ס"/>
          <xsd:enumeration value="שמור"/>
          <xsd:enumeration value="רשום בגוף המסמך"/>
        </xsd:restriction>
      </xsd:simpleType>
    </xsd:element>
    <xsd:element name="Sensitivity" ma:index="13" nillable="true" ma:displayName="סיווג רגישות" ma:default="." ma:format="Dropdown" ma:internalName="Sensitivity" ma:readOnly="false">
      <xsd:simpleType>
        <xsd:restriction base="dms:Choice">
          <xsd:enumeration value="."/>
          <xsd:enumeration value="המסמך מכיל מידע  רגיש בהתאם לחוק הגנת הפרטיות"/>
          <xsd:enumeration value="המסמך מכיל מידע  רגיש מאוד בהתאם לחוק הגנת הפרטיות"/>
          <xsd:enumeration value="זכויות קניין במסמך זה הנם של משרד הביטחון. אין להעתיק, לשכפל, או לגלות תוכן מסמך זה או חלק ממנו או לעשות בו שימוש כלשהו אלא אם ניתנה לכך הסכמה בכתב ומראש של משרד הביטחון/מנה&quot;ר"/>
        </xsd:restriction>
      </xsd:simpleType>
    </xsd:element>
    <xsd:element name="DocumentPriority" ma:index="14" nillable="true" ma:displayName="עדיפות המסמך" ma:default="ללא" ma:format="Dropdown" ma:internalName="DocumentPriority" ma:readOnly="false">
      <xsd:simpleType>
        <xsd:restriction base="dms:Choice">
          <xsd:enumeration value="ללא"/>
          <xsd:enumeration value="רגיל"/>
          <xsd:enumeration value="דחוף"/>
          <xsd:enumeration value="בהול"/>
        </xsd:restriction>
      </xsd:simpleType>
    </xsd:element>
    <xsd:element name="SimpleTags" ma:index="15" nillable="true" ma:displayName="תגיות בסיסי" ma:internalName="SimpleTags" ma:readOnly="false">
      <xsd:simpleType>
        <xsd:restriction base="dms:Text"/>
      </xsd:simpleType>
    </xsd:element>
    <xsd:element name="SendTo" ma:index="16" nillable="true" ma:displayName="נמענים לפעולה" ma:hidden="true" ma:internalName="SendTo" ma:readOnly="false">
      <xsd:simpleType>
        <xsd:restriction base="dms:Note"/>
      </xsd:simpleType>
    </xsd:element>
    <xsd:element name="SendCc" ma:index="17" nillable="true" ma:displayName="נמענים לידיעה" ma:hidden="true" ma:internalName="SendCc" ma:readOnly="false">
      <xsd:simpleType>
        <xsd:restriction base="dms:Note"/>
      </xsd:simpleType>
    </xsd:element>
    <xsd:element name="SendTransfer" ma:index="18" nillable="true" ma:displayName="נמענים להעברה לטיפול" ma:hidden="true" ma:internalName="SendTransfer" ma:readOnly="false">
      <xsd:simpleType>
        <xsd:restriction base="dms:Note"/>
      </xsd:simpleType>
    </xsd:element>
    <xsd:element name="AuditLog" ma:index="19" nillable="true" ma:displayName="היסטוריית פעילות" ma:hidden="true" ma:internalName="AuditLog" ma:readOnly="false">
      <xsd:simpleType>
        <xsd:restriction base="dms:Note"/>
      </xsd:simpleType>
    </xsd:element>
    <xsd:element name="TransferInfo" ma:index="20" nillable="true" ma:displayName="מידע הסבה" ma:hidden="true" ma:internalName="TransferInfo" ma:readOnly="fals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d5f6114-f911-4463-b3a4-6f70b5087d76" elementFormDefault="qualified">
    <xsd:import namespace="http://schemas.microsoft.com/office/2006/documentManagement/types"/>
    <xsd:import namespace="http://schemas.microsoft.com/office/infopath/2007/PartnerControls"/>
    <xsd:element name="NatavRecipeints" ma:index="21" nillable="true" ma:displayName="נמעני נתב" ma:hidden="true" ma:internalName="NatavRecipeints">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SimpleTags xmlns="27626651-e880-4985-ade1-638f3e6fc1e8">שירותי סליקה</SimpleTags>
    <SendCc xmlns="27626651-e880-4985-ade1-638f3e6fc1e8" xsi:nil="true"/>
    <SendTransfer xmlns="27626651-e880-4985-ade1-638f3e6fc1e8" xsi:nil="true"/>
    <DocumentStatus xmlns="27626651-e880-4985-ade1-638f3e6fc1e8">טיוטא</DocumentStatus>
    <DocumentPriority xmlns="27626651-e880-4985-ade1-638f3e6fc1e8">ללא</DocumentPriority>
    <DocumentDate xmlns="27626651-e880-4985-ade1-638f3e6fc1e8">2019-06-19T22:00:00+00:00</DocumentDate>
    <TransferInfo xmlns="27626651-e880-4985-ade1-638f3e6fc1e8" xsi:nil="true"/>
    <AuditLog xmlns="27626651-e880-4985-ade1-638f3e6fc1e8" xsi:nil="true"/>
    <Signature xmlns="27626651-e880-4985-ade1-638f3e6fc1e8" xsi:nil="true"/>
    <Sensitivity xmlns="27626651-e880-4985-ade1-638f3e6fc1e8">.</Sensitivity>
    <Simouhin xmlns="27626651-e880-4985-ade1-638f3e6fc1e8">נ-מנהר-073238-200619</Simouhin>
    <Classification xmlns="27626651-e880-4985-ade1-638f3e6fc1e8">בלמ"ס</Classification>
    <SendTo xmlns="27626651-e880-4985-ade1-638f3e6fc1e8" xsi:nil="true"/>
    <NatavRecipeints xmlns="7d5f6114-f911-4463-b3a4-6f70b5087d76" xsi:nil="true"/>
  </documentManagement>
</p:properties>
</file>

<file path=customXml/itemProps1.xml><?xml version="1.0" encoding="utf-8"?>
<ds:datastoreItem xmlns:ds="http://schemas.openxmlformats.org/officeDocument/2006/customXml" ds:itemID="{C0791684-8CF6-4558-85D5-65DF5226A26A}">
  <ds:schemaRefs>
    <ds:schemaRef ds:uri="http://schemas.openxmlformats.org/officeDocument/2006/bibliography"/>
  </ds:schemaRefs>
</ds:datastoreItem>
</file>

<file path=customXml/itemProps2.xml><?xml version="1.0" encoding="utf-8"?>
<ds:datastoreItem xmlns:ds="http://schemas.openxmlformats.org/officeDocument/2006/customXml" ds:itemID="{B5346990-40EA-4E81-BA0A-B6211095C286}">
  <ds:schemaRefs>
    <ds:schemaRef ds:uri="http://schemas.microsoft.com/office/2006/metadata/longProperties"/>
  </ds:schemaRefs>
</ds:datastoreItem>
</file>

<file path=customXml/itemProps3.xml><?xml version="1.0" encoding="utf-8"?>
<ds:datastoreItem xmlns:ds="http://schemas.openxmlformats.org/officeDocument/2006/customXml" ds:itemID="{379B70C4-D584-458F-A5B0-F867BAB8DE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626651-e880-4985-ade1-638f3e6fc1e8"/>
    <ds:schemaRef ds:uri="7d5f6114-f911-4463-b3a4-6f70b5087d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8F906DB-1481-4A45-A11B-18F18784AF49}">
  <ds:schemaRefs>
    <ds:schemaRef ds:uri="http://schemas.openxmlformats.org/officeDocument/2006/bibliography"/>
  </ds:schemaRefs>
</ds:datastoreItem>
</file>

<file path=customXml/itemProps5.xml><?xml version="1.0" encoding="utf-8"?>
<ds:datastoreItem xmlns:ds="http://schemas.openxmlformats.org/officeDocument/2006/customXml" ds:itemID="{D16B0FF8-BBD1-48D2-A1A4-ED993829F963}">
  <ds:schemaRefs>
    <ds:schemaRef ds:uri="http://schemas.microsoft.com/sharepoint/v3/contenttype/forms"/>
  </ds:schemaRefs>
</ds:datastoreItem>
</file>

<file path=customXml/itemProps6.xml><?xml version="1.0" encoding="utf-8"?>
<ds:datastoreItem xmlns:ds="http://schemas.openxmlformats.org/officeDocument/2006/customXml" ds:itemID="{BB41FB3A-E8D8-4AE2-AEAC-CBBCBB0B20A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742302072</Template>
  <TotalTime>0</TotalTime>
  <Pages>2</Pages>
  <Words>5925</Words>
  <Characters>33775</Characters>
  <Application>Microsoft Office Word</Application>
  <DocSecurity>4</DocSecurity>
  <Lines>281</Lines>
  <Paragraphs>79</Paragraphs>
  <ScaleCrop>false</ScaleCrop>
  <HeadingPairs>
    <vt:vector size="2" baseType="variant">
      <vt:variant>
        <vt:lpstr>שם</vt:lpstr>
      </vt:variant>
      <vt:variant>
        <vt:i4>1</vt:i4>
      </vt:variant>
    </vt:vector>
  </HeadingPairs>
  <TitlesOfParts>
    <vt:vector size="1" baseType="lpstr">
      <vt:lpstr/>
    </vt:vector>
  </TitlesOfParts>
  <Company>MOD</Company>
  <LinksUpToDate>false</LinksUpToDate>
  <CharactersWithSpaces>39621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אמון</dc:creator>
  <cp:keywords/>
  <cp:lastModifiedBy>cloudconvert_6</cp:lastModifiedBy>
  <cp:revision>2</cp:revision>
  <cp:lastPrinted>2019-06-27T10:46:00Z</cp:lastPrinted>
  <dcterms:created xsi:type="dcterms:W3CDTF">2026-03-10T14:58:00Z</dcterms:created>
  <dcterms:modified xsi:type="dcterms:W3CDTF">2026-03-10T14:58:00Z</dcterms:modified>
</cp:coreProperties>
</file>